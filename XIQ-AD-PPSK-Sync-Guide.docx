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E1DE9" w14:textId="34C53486" w:rsidR="00D04B3C" w:rsidRPr="00CD0A7A" w:rsidRDefault="009C3E05" w:rsidP="00863EDA">
      <w:pPr>
        <w:pStyle w:val="Title"/>
        <w:rPr>
          <w:rFonts w:asciiTheme="minorHAnsi" w:hAnsiTheme="minorHAnsi"/>
          <w:b/>
          <w:bCs/>
          <w:sz w:val="48"/>
          <w:szCs w:val="48"/>
        </w:rPr>
      </w:pPr>
      <w:r w:rsidRPr="00CD0A7A">
        <w:rPr>
          <w:rFonts w:asciiTheme="minorHAnsi" w:hAnsiTheme="minorHAnsi"/>
          <w:b/>
          <w:bCs/>
          <w:sz w:val="48"/>
          <w:szCs w:val="48"/>
        </w:rPr>
        <w:t>Private Pre-Shared Key Sync with Active Directory Guide</w:t>
      </w:r>
    </w:p>
    <w:p w14:paraId="416CE04E" w14:textId="00AB8409" w:rsidR="00757485" w:rsidRPr="00874653" w:rsidRDefault="00F07D19" w:rsidP="007D26D3">
      <w:pPr>
        <w:jc w:val="center"/>
        <w:rPr>
          <w:rFonts w:asciiTheme="minorHAnsi" w:hAnsiTheme="minorHAnsi" w:cstheme="minorHAnsi"/>
        </w:rPr>
      </w:pPr>
      <w:r w:rsidRPr="00874653">
        <w:rPr>
          <w:rFonts w:asciiTheme="minorHAnsi" w:hAnsiTheme="minorHAnsi" w:cstheme="minorHAnsi"/>
        </w:rPr>
        <w:t xml:space="preserve">by </w:t>
      </w:r>
      <w:r w:rsidR="009C3E05" w:rsidRPr="00874653">
        <w:rPr>
          <w:rFonts w:asciiTheme="minorHAnsi" w:hAnsiTheme="minorHAnsi" w:cstheme="minorHAnsi"/>
        </w:rPr>
        <w:t>Tim</w:t>
      </w:r>
      <w:r w:rsidRPr="00874653">
        <w:rPr>
          <w:rFonts w:asciiTheme="minorHAnsi" w:hAnsiTheme="minorHAnsi" w:cstheme="minorHAnsi"/>
        </w:rPr>
        <w:t xml:space="preserve"> </w:t>
      </w:r>
      <w:r w:rsidR="009C3E05" w:rsidRPr="00874653">
        <w:rPr>
          <w:rFonts w:asciiTheme="minorHAnsi" w:hAnsiTheme="minorHAnsi" w:cstheme="minorHAnsi"/>
        </w:rPr>
        <w:t>Smith</w:t>
      </w:r>
      <w:r w:rsidR="00525151" w:rsidRPr="00874653">
        <w:rPr>
          <w:rFonts w:asciiTheme="minorHAnsi" w:hAnsiTheme="minorHAnsi" w:cstheme="minorHAnsi"/>
        </w:rPr>
        <w:t xml:space="preserve">, </w:t>
      </w:r>
      <w:r w:rsidR="000E6B44" w:rsidRPr="00874653">
        <w:rPr>
          <w:rFonts w:asciiTheme="minorHAnsi" w:hAnsiTheme="minorHAnsi" w:cstheme="minorHAnsi"/>
        </w:rPr>
        <w:t>SA</w:t>
      </w:r>
      <w:r w:rsidR="0016645E" w:rsidRPr="00874653">
        <w:rPr>
          <w:rFonts w:asciiTheme="minorHAnsi" w:hAnsiTheme="minorHAnsi" w:cstheme="minorHAnsi"/>
        </w:rPr>
        <w:t xml:space="preserve"> </w:t>
      </w:r>
      <w:r w:rsidR="009C3E05" w:rsidRPr="00874653">
        <w:rPr>
          <w:rFonts w:asciiTheme="minorHAnsi" w:hAnsiTheme="minorHAnsi" w:cstheme="minorHAnsi"/>
        </w:rPr>
        <w:t>–</w:t>
      </w:r>
      <w:r w:rsidRPr="00874653">
        <w:rPr>
          <w:rFonts w:asciiTheme="minorHAnsi" w:hAnsiTheme="minorHAnsi" w:cstheme="minorHAnsi"/>
        </w:rPr>
        <w:t xml:space="preserve"> </w:t>
      </w:r>
      <w:r w:rsidR="00CD5C2E" w:rsidRPr="007A10A6">
        <w:rPr>
          <w:rFonts w:asciiTheme="minorHAnsi" w:hAnsiTheme="minorHAnsi" w:cstheme="minorHAnsi"/>
        </w:rPr>
        <w:t>01</w:t>
      </w:r>
      <w:r w:rsidR="009C3E05" w:rsidRPr="007A10A6">
        <w:rPr>
          <w:rFonts w:asciiTheme="minorHAnsi" w:hAnsiTheme="minorHAnsi" w:cstheme="minorHAnsi"/>
        </w:rPr>
        <w:t>/</w:t>
      </w:r>
      <w:r w:rsidR="00CD5C2E" w:rsidRPr="007A10A6">
        <w:rPr>
          <w:rFonts w:asciiTheme="minorHAnsi" w:hAnsiTheme="minorHAnsi" w:cstheme="minorHAnsi"/>
        </w:rPr>
        <w:t>07</w:t>
      </w:r>
      <w:r w:rsidR="00091374" w:rsidRPr="007A10A6">
        <w:rPr>
          <w:rFonts w:asciiTheme="minorHAnsi" w:hAnsiTheme="minorHAnsi" w:cstheme="minorHAnsi"/>
        </w:rPr>
        <w:t>/202</w:t>
      </w:r>
      <w:r w:rsidR="00CD5C2E" w:rsidRPr="007A10A6">
        <w:rPr>
          <w:rFonts w:asciiTheme="minorHAnsi" w:hAnsiTheme="minorHAnsi" w:cstheme="minorHAnsi"/>
        </w:rPr>
        <w:t>2</w:t>
      </w:r>
      <w:r w:rsidR="00D31772" w:rsidRPr="00874653">
        <w:rPr>
          <w:rFonts w:asciiTheme="minorHAnsi" w:hAnsiTheme="minorHAnsi" w:cstheme="minorHAnsi"/>
        </w:rPr>
        <w:t xml:space="preserve"> – v</w:t>
      </w:r>
      <w:r w:rsidR="00E500DA" w:rsidRPr="00874653">
        <w:rPr>
          <w:rFonts w:asciiTheme="minorHAnsi" w:hAnsiTheme="minorHAnsi" w:cstheme="minorHAnsi"/>
        </w:rPr>
        <w:t>1</w:t>
      </w:r>
      <w:r w:rsidR="006A2B6B">
        <w:rPr>
          <w:rFonts w:asciiTheme="minorHAnsi" w:hAnsiTheme="minorHAnsi" w:cstheme="minorHAnsi"/>
        </w:rPr>
        <w:t>.</w:t>
      </w:r>
      <w:r w:rsidR="00CD5C2E">
        <w:rPr>
          <w:rFonts w:asciiTheme="minorHAnsi" w:hAnsiTheme="minorHAnsi" w:cstheme="minorHAnsi"/>
        </w:rPr>
        <w:t>2</w:t>
      </w:r>
    </w:p>
    <w:p w14:paraId="20D56FB9" w14:textId="77777777" w:rsidR="009C3E05" w:rsidRDefault="00CE6A76" w:rsidP="00BB1CF4">
      <w:pPr>
        <w:rPr>
          <w:rFonts w:asciiTheme="majorHAnsi" w:hAnsiTheme="majorHAnsi" w:cstheme="majorHAnsi"/>
          <w:b/>
          <w:bCs/>
          <w:color w:val="7030A0"/>
          <w:sz w:val="28"/>
          <w:szCs w:val="28"/>
        </w:rPr>
      </w:pPr>
      <w:bookmarkStart w:id="0" w:name="_Toc87020350"/>
      <w:bookmarkStart w:id="1" w:name="_Toc87020887"/>
      <w:bookmarkStart w:id="2" w:name="_Toc87022962"/>
      <w:bookmarkStart w:id="3" w:name="_Toc87263898"/>
      <w:bookmarkStart w:id="4" w:name="_Toc87264186"/>
      <w:bookmarkStart w:id="5" w:name="_Toc92701390"/>
      <w:r w:rsidRPr="00904068">
        <w:rPr>
          <w:rStyle w:val="Heading1Char"/>
        </w:rPr>
        <w:t>Overview</w:t>
      </w:r>
      <w:bookmarkEnd w:id="0"/>
      <w:bookmarkEnd w:id="1"/>
      <w:bookmarkEnd w:id="2"/>
      <w:bookmarkEnd w:id="3"/>
      <w:bookmarkEnd w:id="4"/>
      <w:bookmarkEnd w:id="5"/>
      <w:r w:rsidR="00D36DC6">
        <w:rPr>
          <w:rFonts w:asciiTheme="majorHAnsi" w:hAnsiTheme="majorHAnsi" w:cstheme="majorHAnsi"/>
          <w:b/>
          <w:bCs/>
          <w:color w:val="7030A0"/>
          <w:sz w:val="28"/>
          <w:szCs w:val="28"/>
        </w:rPr>
        <w:t>:</w:t>
      </w:r>
    </w:p>
    <w:p w14:paraId="2DF3F568" w14:textId="0DE4B6EC" w:rsidR="006A5BDE" w:rsidRPr="00874653" w:rsidRDefault="009C3E05" w:rsidP="003B6541">
      <w:pPr>
        <w:pStyle w:val="NormalWeb"/>
        <w:rPr>
          <w:rFonts w:asciiTheme="minorHAnsi" w:hAnsiTheme="minorHAnsi" w:cstheme="minorHAnsi"/>
        </w:rPr>
      </w:pPr>
      <w:r w:rsidRPr="00874653">
        <w:rPr>
          <w:rFonts w:asciiTheme="minorHAnsi" w:hAnsiTheme="minorHAnsi" w:cstheme="minorHAnsi"/>
        </w:rPr>
        <w:t xml:space="preserve">This guide </w:t>
      </w:r>
      <w:r w:rsidR="003B6541" w:rsidRPr="00874653">
        <w:rPr>
          <w:rFonts w:asciiTheme="minorHAnsi" w:hAnsiTheme="minorHAnsi" w:cstheme="minorHAnsi"/>
        </w:rPr>
        <w:t xml:space="preserve">covers how to set up </w:t>
      </w:r>
      <w:r w:rsidR="00FD706F">
        <w:rPr>
          <w:rFonts w:asciiTheme="minorHAnsi" w:hAnsiTheme="minorHAnsi" w:cstheme="minorHAnsi"/>
        </w:rPr>
        <w:t xml:space="preserve">and run </w:t>
      </w:r>
      <w:r w:rsidR="003B6541" w:rsidRPr="00874653">
        <w:rPr>
          <w:rFonts w:asciiTheme="minorHAnsi" w:hAnsiTheme="minorHAnsi" w:cstheme="minorHAnsi"/>
        </w:rPr>
        <w:t xml:space="preserve">the script to </w:t>
      </w:r>
      <w:r w:rsidRPr="00874653">
        <w:rPr>
          <w:rFonts w:asciiTheme="minorHAnsi" w:hAnsiTheme="minorHAnsi" w:cstheme="minorHAnsi"/>
        </w:rPr>
        <w:t xml:space="preserve">sync your </w:t>
      </w:r>
      <w:r w:rsidR="002364A8">
        <w:rPr>
          <w:rFonts w:asciiTheme="minorHAnsi" w:hAnsiTheme="minorHAnsi" w:cstheme="minorHAnsi"/>
        </w:rPr>
        <w:t xml:space="preserve">local domain </w:t>
      </w:r>
      <w:r w:rsidRPr="00874653">
        <w:rPr>
          <w:rFonts w:asciiTheme="minorHAnsi" w:hAnsiTheme="minorHAnsi" w:cstheme="minorHAnsi"/>
        </w:rPr>
        <w:t>Active directory</w:t>
      </w:r>
      <w:r w:rsidR="009B14C4">
        <w:rPr>
          <w:rFonts w:asciiTheme="minorHAnsi" w:hAnsiTheme="minorHAnsi" w:cstheme="minorHAnsi"/>
        </w:rPr>
        <w:t xml:space="preserve"> </w:t>
      </w:r>
      <w:r w:rsidRPr="00874653">
        <w:rPr>
          <w:rFonts w:asciiTheme="minorHAnsi" w:hAnsiTheme="minorHAnsi" w:cstheme="minorHAnsi"/>
        </w:rPr>
        <w:t>users with the Private Pre-shared-key</w:t>
      </w:r>
      <w:r w:rsidR="003B6541" w:rsidRPr="00874653">
        <w:rPr>
          <w:rFonts w:asciiTheme="minorHAnsi" w:hAnsiTheme="minorHAnsi" w:cstheme="minorHAnsi"/>
        </w:rPr>
        <w:t xml:space="preserve"> (PPSK) with in ExtremeCloud IQ (XIQ)</w:t>
      </w:r>
      <w:r w:rsidR="00960A4A">
        <w:rPr>
          <w:rFonts w:asciiTheme="minorHAnsi" w:hAnsiTheme="minorHAnsi" w:cstheme="minorHAnsi"/>
        </w:rPr>
        <w:t xml:space="preserve"> public cloud only</w:t>
      </w:r>
      <w:r w:rsidR="003B6541" w:rsidRPr="00874653">
        <w:rPr>
          <w:rFonts w:asciiTheme="minorHAnsi" w:hAnsiTheme="minorHAnsi" w:cstheme="minorHAnsi"/>
        </w:rPr>
        <w:t>.</w:t>
      </w:r>
      <w:r w:rsidRPr="00874653">
        <w:rPr>
          <w:rFonts w:asciiTheme="minorHAnsi" w:hAnsiTheme="minorHAnsi" w:cstheme="minorHAnsi"/>
        </w:rPr>
        <w:t xml:space="preserve"> </w:t>
      </w:r>
      <w:r w:rsidR="003B6541" w:rsidRPr="00874653">
        <w:rPr>
          <w:rFonts w:asciiTheme="minorHAnsi" w:hAnsiTheme="minorHAnsi" w:cstheme="minorHAnsi"/>
        </w:rPr>
        <w:t xml:space="preserve">PPSK is a solution provided by Extreme Networks to fill in the gap between a </w:t>
      </w:r>
      <w:r w:rsidR="006A5BDE" w:rsidRPr="00874653">
        <w:rPr>
          <w:rFonts w:asciiTheme="minorHAnsi" w:hAnsiTheme="minorHAnsi" w:cstheme="minorHAnsi"/>
        </w:rPr>
        <w:t xml:space="preserve">Wi-Fi SSID solution using a single PSK for all users and deploying a full 802.1X </w:t>
      </w:r>
      <w:r w:rsidRPr="00874653">
        <w:rPr>
          <w:rFonts w:asciiTheme="minorHAnsi" w:hAnsiTheme="minorHAnsi" w:cstheme="minorHAnsi"/>
        </w:rPr>
        <w:t>solution</w:t>
      </w:r>
      <w:r w:rsidR="006A5BDE" w:rsidRPr="00874653">
        <w:rPr>
          <w:rFonts w:asciiTheme="minorHAnsi" w:hAnsiTheme="minorHAnsi" w:cstheme="minorHAnsi"/>
        </w:rPr>
        <w:t>.</w:t>
      </w:r>
      <w:r w:rsidRPr="00874653">
        <w:rPr>
          <w:rFonts w:asciiTheme="minorHAnsi" w:hAnsiTheme="minorHAnsi" w:cstheme="minorHAnsi"/>
        </w:rPr>
        <w:t xml:space="preserve"> Extreme Networks</w:t>
      </w:r>
      <w:r w:rsidR="006A5BDE" w:rsidRPr="00874653">
        <w:rPr>
          <w:rFonts w:asciiTheme="minorHAnsi" w:hAnsiTheme="minorHAnsi" w:cstheme="minorHAnsi"/>
        </w:rPr>
        <w:t xml:space="preserve"> PPSK solution allows the ability to create a dedicated key for each individual user or device on the same SSID, providing the ability to lower the number of SSIDs broadcasting in the air, minimizing the airtime consumption due to overhead management frames. This solution also adds the ability to assign VLANs based on user/device groups to avoid the need of separate SSIDs to segregate these groups.</w:t>
      </w:r>
    </w:p>
    <w:p w14:paraId="1FA77CC3" w14:textId="1F574EC7" w:rsidR="009C3E05" w:rsidRDefault="006A5BDE" w:rsidP="003B6541">
      <w:pPr>
        <w:pStyle w:val="NormalWeb"/>
        <w:rPr>
          <w:rFonts w:asciiTheme="minorHAnsi" w:hAnsiTheme="minorHAnsi" w:cstheme="minorHAnsi"/>
        </w:rPr>
      </w:pPr>
      <w:r w:rsidRPr="00874653">
        <w:rPr>
          <w:rFonts w:asciiTheme="minorHAnsi" w:hAnsiTheme="minorHAnsi" w:cstheme="minorHAnsi"/>
        </w:rPr>
        <w:t xml:space="preserve">This guide enables you to leverage your existing Active Directory security groups to </w:t>
      </w:r>
      <w:r w:rsidR="009C3E05" w:rsidRPr="00874653">
        <w:rPr>
          <w:rFonts w:asciiTheme="minorHAnsi" w:hAnsiTheme="minorHAnsi" w:cstheme="minorHAnsi"/>
        </w:rPr>
        <w:t>create automatically a Private Pre-shared key for every AD user</w:t>
      </w:r>
      <w:r w:rsidRPr="00874653">
        <w:rPr>
          <w:rFonts w:asciiTheme="minorHAnsi" w:hAnsiTheme="minorHAnsi" w:cstheme="minorHAnsi"/>
        </w:rPr>
        <w:t xml:space="preserve">, remove the PPSK user if </w:t>
      </w:r>
      <w:r w:rsidR="009C3E05" w:rsidRPr="00874653">
        <w:rPr>
          <w:rFonts w:asciiTheme="minorHAnsi" w:hAnsiTheme="minorHAnsi" w:cstheme="minorHAnsi"/>
        </w:rPr>
        <w:t>a user</w:t>
      </w:r>
      <w:r w:rsidRPr="00874653">
        <w:rPr>
          <w:rFonts w:asciiTheme="minorHAnsi" w:hAnsiTheme="minorHAnsi" w:cstheme="minorHAnsi"/>
        </w:rPr>
        <w:t xml:space="preserve"> is disabled or removed from the group</w:t>
      </w:r>
      <w:r w:rsidR="009C3E05" w:rsidRPr="00874653">
        <w:rPr>
          <w:rFonts w:asciiTheme="minorHAnsi" w:hAnsiTheme="minorHAnsi" w:cstheme="minorHAnsi"/>
        </w:rPr>
        <w:t xml:space="preserve"> in the AD server</w:t>
      </w:r>
      <w:r w:rsidRPr="00874653">
        <w:rPr>
          <w:rFonts w:asciiTheme="minorHAnsi" w:hAnsiTheme="minorHAnsi" w:cstheme="minorHAnsi"/>
        </w:rPr>
        <w:t>.</w:t>
      </w:r>
    </w:p>
    <w:p w14:paraId="269F8F3B" w14:textId="61CD7464" w:rsidR="00BE780F" w:rsidRPr="00874653" w:rsidRDefault="00BE780F" w:rsidP="003B6541">
      <w:pPr>
        <w:pStyle w:val="NormalWeb"/>
        <w:rPr>
          <w:rFonts w:asciiTheme="minorHAnsi" w:hAnsiTheme="minorHAnsi" w:cstheme="minorHAnsi"/>
        </w:rPr>
      </w:pPr>
    </w:p>
    <w:p w14:paraId="297EE011" w14:textId="551E11F0" w:rsidR="00170AB9" w:rsidRDefault="004C3454" w:rsidP="004F5C7E">
      <w:bookmarkStart w:id="6" w:name="_Toc87020351"/>
      <w:bookmarkStart w:id="7" w:name="_Toc87020888"/>
      <w:bookmarkStart w:id="8" w:name="_Toc87022963"/>
      <w:bookmarkStart w:id="9" w:name="_Toc87263899"/>
      <w:bookmarkStart w:id="10" w:name="_Toc87264187"/>
      <w:bookmarkStart w:id="11" w:name="_Toc92701391"/>
      <w:r w:rsidRPr="00904068">
        <w:rPr>
          <w:rStyle w:val="Heading1Char"/>
        </w:rPr>
        <w:t>Target Audience</w:t>
      </w:r>
      <w:bookmarkEnd w:id="6"/>
      <w:bookmarkEnd w:id="7"/>
      <w:bookmarkEnd w:id="8"/>
      <w:bookmarkEnd w:id="9"/>
      <w:bookmarkEnd w:id="10"/>
      <w:bookmarkEnd w:id="11"/>
      <w:r w:rsidRPr="00D36DC6">
        <w:rPr>
          <w:rFonts w:asciiTheme="majorHAnsi" w:hAnsiTheme="majorHAnsi" w:cstheme="majorHAnsi"/>
          <w:b/>
          <w:bCs/>
          <w:color w:val="7030A0"/>
          <w:sz w:val="28"/>
          <w:szCs w:val="28"/>
        </w:rPr>
        <w:t>:</w:t>
      </w:r>
      <w:r>
        <w:t xml:space="preserve">  </w:t>
      </w:r>
      <w:r w:rsidR="00D15B18" w:rsidRPr="00BF794C">
        <w:rPr>
          <w:rFonts w:asciiTheme="minorHAnsi" w:hAnsiTheme="minorHAnsi" w:cstheme="minorHAnsi"/>
        </w:rPr>
        <w:t>Technical</w:t>
      </w:r>
    </w:p>
    <w:p w14:paraId="382711FE" w14:textId="77777777" w:rsidR="00BB5751" w:rsidRDefault="00BB5751" w:rsidP="00904068">
      <w:pPr>
        <w:pStyle w:val="Heading1"/>
      </w:pPr>
      <w:bookmarkStart w:id="12" w:name="_Toc87020352"/>
      <w:bookmarkStart w:id="13" w:name="_Toc87020889"/>
      <w:bookmarkStart w:id="14" w:name="_Toc87022964"/>
      <w:bookmarkStart w:id="15" w:name="_Toc87263900"/>
      <w:bookmarkStart w:id="16" w:name="_Toc87264188"/>
    </w:p>
    <w:p w14:paraId="4FDEEFBD" w14:textId="0117E6D5" w:rsidR="006A5BDE" w:rsidRPr="00904068" w:rsidRDefault="00360FD7" w:rsidP="00904068">
      <w:pPr>
        <w:pStyle w:val="Heading1"/>
      </w:pPr>
      <w:bookmarkStart w:id="17" w:name="_Toc92701392"/>
      <w:r>
        <w:t xml:space="preserve">PPSK </w:t>
      </w:r>
      <w:r w:rsidR="006A5BDE" w:rsidRPr="00904068">
        <w:t>Use Cases:</w:t>
      </w:r>
      <w:bookmarkEnd w:id="12"/>
      <w:bookmarkEnd w:id="13"/>
      <w:bookmarkEnd w:id="14"/>
      <w:bookmarkEnd w:id="15"/>
      <w:bookmarkEnd w:id="16"/>
      <w:bookmarkEnd w:id="17"/>
      <w:r w:rsidR="006A5BDE" w:rsidRPr="00904068">
        <w:t xml:space="preserve"> </w:t>
      </w:r>
    </w:p>
    <w:p w14:paraId="36A0026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Identity for IoT devices </w:t>
      </w:r>
    </w:p>
    <w:p w14:paraId="3389BE2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BYOD for employees </w:t>
      </w:r>
    </w:p>
    <w:p w14:paraId="464FCA1C"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Staff device onboarding </w:t>
      </w:r>
    </w:p>
    <w:p w14:paraId="7E097101"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Secure Guest Onboarding (time-based keys with employee sponsorship) </w:t>
      </w:r>
    </w:p>
    <w:p w14:paraId="4B413597" w14:textId="77777777" w:rsidR="006A5BDE" w:rsidRPr="00BF794C" w:rsidRDefault="006A5BDE" w:rsidP="004C31FD">
      <w:pPr>
        <w:pStyle w:val="ListParagraph"/>
        <w:numPr>
          <w:ilvl w:val="0"/>
          <w:numId w:val="3"/>
        </w:numPr>
        <w:rPr>
          <w:rFonts w:asciiTheme="minorHAnsi" w:hAnsiTheme="minorHAnsi" w:cstheme="minorHAnsi"/>
        </w:rPr>
      </w:pPr>
      <w:r w:rsidRPr="00BF794C">
        <w:rPr>
          <w:rFonts w:asciiTheme="minorHAnsi" w:hAnsiTheme="minorHAnsi" w:cstheme="minorHAnsi"/>
        </w:rPr>
        <w:t xml:space="preserve">Hospitality vertical using the hyper-segmentation feature, Private Client Groups (PCGs) </w:t>
      </w:r>
    </w:p>
    <w:p w14:paraId="7DA30B83" w14:textId="4FCE6150" w:rsidR="006A5BDE" w:rsidRPr="00BB1CF4" w:rsidRDefault="006A5BDE" w:rsidP="004C31FD">
      <w:pPr>
        <w:pStyle w:val="ListParagraph"/>
        <w:numPr>
          <w:ilvl w:val="0"/>
          <w:numId w:val="3"/>
        </w:numPr>
        <w:rPr>
          <w:rFonts w:ascii="SymbolMT" w:hAnsi="SymbolMT"/>
        </w:rPr>
      </w:pPr>
      <w:r w:rsidRPr="00BF794C">
        <w:rPr>
          <w:rFonts w:asciiTheme="minorHAnsi" w:hAnsiTheme="minorHAnsi" w:cstheme="minorHAnsi"/>
        </w:rPr>
        <w:t>Third-party via API integration</w:t>
      </w:r>
      <w:r>
        <w:t xml:space="preserve"> </w:t>
      </w:r>
    </w:p>
    <w:p w14:paraId="63824994" w14:textId="4DEA128B" w:rsidR="005D1E11" w:rsidRDefault="00AE7F6E" w:rsidP="00BB5751">
      <w:pPr>
        <w:pStyle w:val="Heading1"/>
      </w:pPr>
      <w:r>
        <w:rPr>
          <w:rStyle w:val="Heading1Char"/>
        </w:rPr>
        <w:br w:type="page"/>
      </w:r>
      <w:r w:rsidR="0001792B">
        <w:rPr>
          <w:rFonts w:cstheme="minorHAnsi"/>
        </w:rPr>
        <w:lastRenderedPageBreak/>
        <w:tab/>
      </w:r>
    </w:p>
    <w:sdt>
      <w:sdtPr>
        <w:rPr>
          <w:rFonts w:ascii="Times New Roman" w:hAnsi="Times New Roman" w:cs="Times New Roman"/>
          <w:b w:val="0"/>
          <w:bCs w:val="0"/>
          <w:i w:val="0"/>
          <w:iCs w:val="0"/>
        </w:rPr>
        <w:id w:val="-1451853743"/>
        <w:docPartObj>
          <w:docPartGallery w:val="Table of Contents"/>
          <w:docPartUnique/>
        </w:docPartObj>
      </w:sdtPr>
      <w:sdtEndPr>
        <w:rPr>
          <w:noProof/>
        </w:rPr>
      </w:sdtEndPr>
      <w:sdtContent>
        <w:p w14:paraId="7E030AA1" w14:textId="77777777" w:rsidR="00354735" w:rsidRDefault="005D1E11" w:rsidP="001C4C20">
          <w:pPr>
            <w:pStyle w:val="TOC1"/>
          </w:pPr>
          <w:r w:rsidRPr="005D1E11">
            <w:t>Table of Contents</w:t>
          </w:r>
        </w:p>
        <w:p w14:paraId="4DCB3B7B" w14:textId="06A12A57" w:rsidR="007A10A6" w:rsidRDefault="005D1E11" w:rsidP="001C4C20">
          <w:pPr>
            <w:pStyle w:val="TOC1"/>
            <w:rPr>
              <w:rFonts w:eastAsiaTheme="minorEastAsia" w:cstheme="minorBidi"/>
              <w:noProof/>
            </w:rPr>
          </w:pPr>
          <w:r>
            <w:rPr>
              <w:rFonts w:eastAsiaTheme="majorEastAsia"/>
              <w:color w:val="2F5496" w:themeColor="accent1" w:themeShade="BF"/>
              <w:sz w:val="28"/>
              <w:szCs w:val="28"/>
            </w:rPr>
            <w:fldChar w:fldCharType="begin"/>
          </w:r>
          <w:r>
            <w:instrText xml:space="preserve"> TOC \o "1-5" \h \z \u </w:instrText>
          </w:r>
          <w:r>
            <w:rPr>
              <w:rFonts w:eastAsiaTheme="majorEastAsia"/>
              <w:color w:val="2F5496" w:themeColor="accent1" w:themeShade="BF"/>
              <w:sz w:val="28"/>
              <w:szCs w:val="28"/>
            </w:rPr>
            <w:fldChar w:fldCharType="separate"/>
          </w:r>
          <w:hyperlink w:anchor="_Toc92701390" w:history="1">
            <w:r w:rsidR="007A10A6" w:rsidRPr="00B503E5">
              <w:rPr>
                <w:rStyle w:val="Hyperlink"/>
                <w:noProof/>
              </w:rPr>
              <w:t>Overview</w:t>
            </w:r>
            <w:r w:rsidR="007A10A6">
              <w:rPr>
                <w:noProof/>
                <w:webHidden/>
              </w:rPr>
              <w:tab/>
            </w:r>
            <w:r w:rsidR="007A10A6">
              <w:rPr>
                <w:noProof/>
                <w:webHidden/>
              </w:rPr>
              <w:fldChar w:fldCharType="begin"/>
            </w:r>
            <w:r w:rsidR="007A10A6">
              <w:rPr>
                <w:noProof/>
                <w:webHidden/>
              </w:rPr>
              <w:instrText xml:space="preserve"> PAGEREF _Toc92701390 \h </w:instrText>
            </w:r>
            <w:r w:rsidR="007A10A6">
              <w:rPr>
                <w:noProof/>
                <w:webHidden/>
              </w:rPr>
            </w:r>
            <w:r w:rsidR="007A10A6">
              <w:rPr>
                <w:noProof/>
                <w:webHidden/>
              </w:rPr>
              <w:fldChar w:fldCharType="separate"/>
            </w:r>
            <w:r w:rsidR="001C4C20">
              <w:rPr>
                <w:noProof/>
                <w:webHidden/>
              </w:rPr>
              <w:t>1</w:t>
            </w:r>
            <w:r w:rsidR="007A10A6">
              <w:rPr>
                <w:noProof/>
                <w:webHidden/>
              </w:rPr>
              <w:fldChar w:fldCharType="end"/>
            </w:r>
          </w:hyperlink>
        </w:p>
        <w:p w14:paraId="08B5C05E" w14:textId="5AB798D5" w:rsidR="007A10A6" w:rsidRDefault="004E2547" w:rsidP="001C4C20">
          <w:pPr>
            <w:pStyle w:val="TOC1"/>
            <w:rPr>
              <w:rFonts w:eastAsiaTheme="minorEastAsia" w:cstheme="minorBidi"/>
              <w:noProof/>
            </w:rPr>
          </w:pPr>
          <w:hyperlink w:anchor="_Toc92701391" w:history="1">
            <w:r w:rsidR="007A10A6" w:rsidRPr="00B503E5">
              <w:rPr>
                <w:rStyle w:val="Hyperlink"/>
                <w:noProof/>
              </w:rPr>
              <w:t>Target Audience</w:t>
            </w:r>
            <w:r w:rsidR="007A10A6">
              <w:rPr>
                <w:noProof/>
                <w:webHidden/>
              </w:rPr>
              <w:tab/>
            </w:r>
            <w:r w:rsidR="007A10A6">
              <w:rPr>
                <w:noProof/>
                <w:webHidden/>
              </w:rPr>
              <w:fldChar w:fldCharType="begin"/>
            </w:r>
            <w:r w:rsidR="007A10A6">
              <w:rPr>
                <w:noProof/>
                <w:webHidden/>
              </w:rPr>
              <w:instrText xml:space="preserve"> PAGEREF _Toc92701391 \h </w:instrText>
            </w:r>
            <w:r w:rsidR="007A10A6">
              <w:rPr>
                <w:noProof/>
                <w:webHidden/>
              </w:rPr>
            </w:r>
            <w:r w:rsidR="007A10A6">
              <w:rPr>
                <w:noProof/>
                <w:webHidden/>
              </w:rPr>
              <w:fldChar w:fldCharType="separate"/>
            </w:r>
            <w:r w:rsidR="001C4C20">
              <w:rPr>
                <w:noProof/>
                <w:webHidden/>
              </w:rPr>
              <w:t>1</w:t>
            </w:r>
            <w:r w:rsidR="007A10A6">
              <w:rPr>
                <w:noProof/>
                <w:webHidden/>
              </w:rPr>
              <w:fldChar w:fldCharType="end"/>
            </w:r>
          </w:hyperlink>
        </w:p>
        <w:p w14:paraId="3FA19217" w14:textId="2D56EA26" w:rsidR="007A10A6" w:rsidRDefault="004E2547" w:rsidP="001C4C20">
          <w:pPr>
            <w:pStyle w:val="TOC1"/>
            <w:rPr>
              <w:rFonts w:eastAsiaTheme="minorEastAsia" w:cstheme="minorBidi"/>
              <w:noProof/>
            </w:rPr>
          </w:pPr>
          <w:hyperlink w:anchor="_Toc92701392" w:history="1">
            <w:r w:rsidR="007A10A6" w:rsidRPr="00B503E5">
              <w:rPr>
                <w:rStyle w:val="Hyperlink"/>
                <w:noProof/>
              </w:rPr>
              <w:t>Use Cases:</w:t>
            </w:r>
            <w:r w:rsidR="007A10A6">
              <w:rPr>
                <w:noProof/>
                <w:webHidden/>
              </w:rPr>
              <w:tab/>
            </w:r>
            <w:r w:rsidR="007A10A6">
              <w:rPr>
                <w:noProof/>
                <w:webHidden/>
              </w:rPr>
              <w:fldChar w:fldCharType="begin"/>
            </w:r>
            <w:r w:rsidR="007A10A6">
              <w:rPr>
                <w:noProof/>
                <w:webHidden/>
              </w:rPr>
              <w:instrText xml:space="preserve"> PAGEREF _Toc92701392 \h </w:instrText>
            </w:r>
            <w:r w:rsidR="007A10A6">
              <w:rPr>
                <w:noProof/>
                <w:webHidden/>
              </w:rPr>
            </w:r>
            <w:r w:rsidR="007A10A6">
              <w:rPr>
                <w:noProof/>
                <w:webHidden/>
              </w:rPr>
              <w:fldChar w:fldCharType="separate"/>
            </w:r>
            <w:r w:rsidR="001C4C20">
              <w:rPr>
                <w:noProof/>
                <w:webHidden/>
              </w:rPr>
              <w:t>1</w:t>
            </w:r>
            <w:r w:rsidR="007A10A6">
              <w:rPr>
                <w:noProof/>
                <w:webHidden/>
              </w:rPr>
              <w:fldChar w:fldCharType="end"/>
            </w:r>
          </w:hyperlink>
        </w:p>
        <w:p w14:paraId="346E622F" w14:textId="2000ED04" w:rsidR="007A10A6" w:rsidRDefault="004E2547" w:rsidP="001C4C20">
          <w:pPr>
            <w:pStyle w:val="TOC1"/>
            <w:rPr>
              <w:rFonts w:eastAsiaTheme="minorEastAsia" w:cstheme="minorBidi"/>
              <w:noProof/>
            </w:rPr>
          </w:pPr>
          <w:hyperlink w:anchor="_Toc92701393" w:history="1">
            <w:r w:rsidR="007A10A6" w:rsidRPr="00B503E5">
              <w:rPr>
                <w:rStyle w:val="Hyperlink"/>
                <w:noProof/>
              </w:rPr>
              <w:t>Prerequisites</w:t>
            </w:r>
            <w:r w:rsidR="007A10A6" w:rsidRPr="00B503E5">
              <w:rPr>
                <w:rStyle w:val="Hyperlink"/>
                <w:rFonts w:cstheme="majorHAnsi"/>
                <w:noProof/>
              </w:rPr>
              <w:t>:</w:t>
            </w:r>
            <w:r w:rsidR="007A10A6">
              <w:rPr>
                <w:noProof/>
                <w:webHidden/>
              </w:rPr>
              <w:tab/>
            </w:r>
            <w:r w:rsidR="007A10A6">
              <w:rPr>
                <w:noProof/>
                <w:webHidden/>
              </w:rPr>
              <w:fldChar w:fldCharType="begin"/>
            </w:r>
            <w:r w:rsidR="007A10A6">
              <w:rPr>
                <w:noProof/>
                <w:webHidden/>
              </w:rPr>
              <w:instrText xml:space="preserve"> PAGEREF _Toc92701393 \h </w:instrText>
            </w:r>
            <w:r w:rsidR="007A10A6">
              <w:rPr>
                <w:noProof/>
                <w:webHidden/>
              </w:rPr>
            </w:r>
            <w:r w:rsidR="007A10A6">
              <w:rPr>
                <w:noProof/>
                <w:webHidden/>
              </w:rPr>
              <w:fldChar w:fldCharType="separate"/>
            </w:r>
            <w:r w:rsidR="001C4C20">
              <w:rPr>
                <w:noProof/>
                <w:webHidden/>
              </w:rPr>
              <w:t>4</w:t>
            </w:r>
            <w:r w:rsidR="007A10A6">
              <w:rPr>
                <w:noProof/>
                <w:webHidden/>
              </w:rPr>
              <w:fldChar w:fldCharType="end"/>
            </w:r>
          </w:hyperlink>
        </w:p>
        <w:p w14:paraId="09B97926" w14:textId="5DD6D789" w:rsidR="007A10A6" w:rsidRDefault="004E2547" w:rsidP="001C4C20">
          <w:pPr>
            <w:pStyle w:val="TOC1"/>
            <w:rPr>
              <w:rFonts w:eastAsiaTheme="minorEastAsia" w:cstheme="minorBidi"/>
              <w:noProof/>
            </w:rPr>
          </w:pPr>
          <w:hyperlink w:anchor="_Toc92701394" w:history="1">
            <w:r w:rsidR="007A10A6" w:rsidRPr="00B503E5">
              <w:rPr>
                <w:rStyle w:val="Hyperlink"/>
                <w:noProof/>
              </w:rPr>
              <w:t>Scripting Environment Preparation:</w:t>
            </w:r>
            <w:r w:rsidR="007A10A6">
              <w:rPr>
                <w:noProof/>
                <w:webHidden/>
              </w:rPr>
              <w:tab/>
            </w:r>
            <w:r w:rsidR="007A10A6">
              <w:rPr>
                <w:noProof/>
                <w:webHidden/>
              </w:rPr>
              <w:fldChar w:fldCharType="begin"/>
            </w:r>
            <w:r w:rsidR="007A10A6">
              <w:rPr>
                <w:noProof/>
                <w:webHidden/>
              </w:rPr>
              <w:instrText xml:space="preserve"> PAGEREF _Toc92701394 \h </w:instrText>
            </w:r>
            <w:r w:rsidR="007A10A6">
              <w:rPr>
                <w:noProof/>
                <w:webHidden/>
              </w:rPr>
            </w:r>
            <w:r w:rsidR="007A10A6">
              <w:rPr>
                <w:noProof/>
                <w:webHidden/>
              </w:rPr>
              <w:fldChar w:fldCharType="separate"/>
            </w:r>
            <w:r w:rsidR="001C4C20">
              <w:rPr>
                <w:noProof/>
                <w:webHidden/>
              </w:rPr>
              <w:t>4</w:t>
            </w:r>
            <w:r w:rsidR="007A10A6">
              <w:rPr>
                <w:noProof/>
                <w:webHidden/>
              </w:rPr>
              <w:fldChar w:fldCharType="end"/>
            </w:r>
          </w:hyperlink>
        </w:p>
        <w:p w14:paraId="2B6952A4" w14:textId="02FAFA51" w:rsidR="007A10A6" w:rsidRDefault="004E2547">
          <w:pPr>
            <w:pStyle w:val="TOC3"/>
            <w:tabs>
              <w:tab w:val="right" w:leader="dot" w:pos="10214"/>
            </w:tabs>
            <w:rPr>
              <w:rFonts w:eastAsiaTheme="minorEastAsia" w:cstheme="minorBidi"/>
              <w:noProof/>
              <w:sz w:val="24"/>
              <w:szCs w:val="24"/>
            </w:rPr>
          </w:pPr>
          <w:hyperlink w:anchor="_Toc92701395" w:history="1">
            <w:r w:rsidR="007A10A6" w:rsidRPr="00B503E5">
              <w:rPr>
                <w:rStyle w:val="Hyperlink"/>
                <w:bCs/>
                <w:noProof/>
              </w:rPr>
              <w:t>Information</w:t>
            </w:r>
            <w:r w:rsidR="007A10A6" w:rsidRPr="00B503E5">
              <w:rPr>
                <w:rStyle w:val="Hyperlink"/>
                <w:noProof/>
              </w:rPr>
              <w:t>:</w:t>
            </w:r>
            <w:r w:rsidR="007A10A6">
              <w:rPr>
                <w:noProof/>
                <w:webHidden/>
              </w:rPr>
              <w:tab/>
            </w:r>
            <w:r w:rsidR="007A10A6">
              <w:rPr>
                <w:noProof/>
                <w:webHidden/>
              </w:rPr>
              <w:fldChar w:fldCharType="begin"/>
            </w:r>
            <w:r w:rsidR="007A10A6">
              <w:rPr>
                <w:noProof/>
                <w:webHidden/>
              </w:rPr>
              <w:instrText xml:space="preserve"> PAGEREF _Toc92701395 \h </w:instrText>
            </w:r>
            <w:r w:rsidR="007A10A6">
              <w:rPr>
                <w:noProof/>
                <w:webHidden/>
              </w:rPr>
            </w:r>
            <w:r w:rsidR="007A10A6">
              <w:rPr>
                <w:noProof/>
                <w:webHidden/>
              </w:rPr>
              <w:fldChar w:fldCharType="separate"/>
            </w:r>
            <w:r w:rsidR="001C4C20">
              <w:rPr>
                <w:noProof/>
                <w:webHidden/>
              </w:rPr>
              <w:t>4</w:t>
            </w:r>
            <w:r w:rsidR="007A10A6">
              <w:rPr>
                <w:noProof/>
                <w:webHidden/>
              </w:rPr>
              <w:fldChar w:fldCharType="end"/>
            </w:r>
          </w:hyperlink>
        </w:p>
        <w:p w14:paraId="02941B06" w14:textId="6338A5E2" w:rsidR="007A10A6" w:rsidRDefault="004E2547">
          <w:pPr>
            <w:pStyle w:val="TOC2"/>
            <w:tabs>
              <w:tab w:val="right" w:leader="dot" w:pos="10214"/>
            </w:tabs>
            <w:rPr>
              <w:rFonts w:eastAsiaTheme="minorEastAsia" w:cstheme="minorBidi"/>
              <w:b w:val="0"/>
              <w:bCs w:val="0"/>
              <w:noProof/>
              <w:sz w:val="24"/>
              <w:szCs w:val="24"/>
            </w:rPr>
          </w:pPr>
          <w:hyperlink w:anchor="_Toc92701396" w:history="1">
            <w:r w:rsidR="007A10A6" w:rsidRPr="00B503E5">
              <w:rPr>
                <w:rStyle w:val="Hyperlink"/>
                <w:noProof/>
              </w:rPr>
              <w:t>Device Choice:</w:t>
            </w:r>
            <w:r w:rsidR="007A10A6">
              <w:rPr>
                <w:noProof/>
                <w:webHidden/>
              </w:rPr>
              <w:tab/>
            </w:r>
            <w:r w:rsidR="007A10A6">
              <w:rPr>
                <w:noProof/>
                <w:webHidden/>
              </w:rPr>
              <w:fldChar w:fldCharType="begin"/>
            </w:r>
            <w:r w:rsidR="007A10A6">
              <w:rPr>
                <w:noProof/>
                <w:webHidden/>
              </w:rPr>
              <w:instrText xml:space="preserve"> PAGEREF _Toc92701396 \h </w:instrText>
            </w:r>
            <w:r w:rsidR="007A10A6">
              <w:rPr>
                <w:noProof/>
                <w:webHidden/>
              </w:rPr>
            </w:r>
            <w:r w:rsidR="007A10A6">
              <w:rPr>
                <w:noProof/>
                <w:webHidden/>
              </w:rPr>
              <w:fldChar w:fldCharType="separate"/>
            </w:r>
            <w:r w:rsidR="001C4C20">
              <w:rPr>
                <w:noProof/>
                <w:webHidden/>
              </w:rPr>
              <w:t>4</w:t>
            </w:r>
            <w:r w:rsidR="007A10A6">
              <w:rPr>
                <w:noProof/>
                <w:webHidden/>
              </w:rPr>
              <w:fldChar w:fldCharType="end"/>
            </w:r>
          </w:hyperlink>
        </w:p>
        <w:p w14:paraId="06DD6690" w14:textId="0435C57E" w:rsidR="007A10A6" w:rsidRDefault="004E2547">
          <w:pPr>
            <w:pStyle w:val="TOC2"/>
            <w:tabs>
              <w:tab w:val="right" w:leader="dot" w:pos="10214"/>
            </w:tabs>
            <w:rPr>
              <w:rFonts w:eastAsiaTheme="minorEastAsia" w:cstheme="minorBidi"/>
              <w:b w:val="0"/>
              <w:bCs w:val="0"/>
              <w:noProof/>
              <w:sz w:val="24"/>
              <w:szCs w:val="24"/>
            </w:rPr>
          </w:pPr>
          <w:hyperlink w:anchor="_Toc92701397" w:history="1">
            <w:r w:rsidR="007A10A6" w:rsidRPr="00B503E5">
              <w:rPr>
                <w:rStyle w:val="Hyperlink"/>
                <w:noProof/>
              </w:rPr>
              <w:t>Python Installation:</w:t>
            </w:r>
            <w:r w:rsidR="007A10A6">
              <w:rPr>
                <w:noProof/>
                <w:webHidden/>
              </w:rPr>
              <w:tab/>
            </w:r>
            <w:r w:rsidR="007A10A6">
              <w:rPr>
                <w:noProof/>
                <w:webHidden/>
              </w:rPr>
              <w:fldChar w:fldCharType="begin"/>
            </w:r>
            <w:r w:rsidR="007A10A6">
              <w:rPr>
                <w:noProof/>
                <w:webHidden/>
              </w:rPr>
              <w:instrText xml:space="preserve"> PAGEREF _Toc92701397 \h </w:instrText>
            </w:r>
            <w:r w:rsidR="007A10A6">
              <w:rPr>
                <w:noProof/>
                <w:webHidden/>
              </w:rPr>
            </w:r>
            <w:r w:rsidR="007A10A6">
              <w:rPr>
                <w:noProof/>
                <w:webHidden/>
              </w:rPr>
              <w:fldChar w:fldCharType="separate"/>
            </w:r>
            <w:r w:rsidR="001C4C20">
              <w:rPr>
                <w:noProof/>
                <w:webHidden/>
              </w:rPr>
              <w:t>4</w:t>
            </w:r>
            <w:r w:rsidR="007A10A6">
              <w:rPr>
                <w:noProof/>
                <w:webHidden/>
              </w:rPr>
              <w:fldChar w:fldCharType="end"/>
            </w:r>
          </w:hyperlink>
        </w:p>
        <w:p w14:paraId="7D9442D5" w14:textId="5245F808" w:rsidR="007A10A6" w:rsidRDefault="004E2547">
          <w:pPr>
            <w:pStyle w:val="TOC3"/>
            <w:tabs>
              <w:tab w:val="right" w:leader="dot" w:pos="10214"/>
            </w:tabs>
            <w:rPr>
              <w:rFonts w:eastAsiaTheme="minorEastAsia" w:cstheme="minorBidi"/>
              <w:noProof/>
              <w:sz w:val="24"/>
              <w:szCs w:val="24"/>
            </w:rPr>
          </w:pPr>
          <w:hyperlink w:anchor="_Toc92701399" w:history="1">
            <w:r w:rsidR="007A10A6" w:rsidRPr="00B503E5">
              <w:rPr>
                <w:rStyle w:val="Hyperlink"/>
                <w:noProof/>
              </w:rPr>
              <w:t>Mac OSX Big Sur</w:t>
            </w:r>
            <w:r w:rsidR="007A10A6">
              <w:rPr>
                <w:noProof/>
                <w:webHidden/>
              </w:rPr>
              <w:tab/>
            </w:r>
            <w:r w:rsidR="007A10A6">
              <w:rPr>
                <w:noProof/>
                <w:webHidden/>
              </w:rPr>
              <w:fldChar w:fldCharType="begin"/>
            </w:r>
            <w:r w:rsidR="007A10A6">
              <w:rPr>
                <w:noProof/>
                <w:webHidden/>
              </w:rPr>
              <w:instrText xml:space="preserve"> PAGEREF _Toc92701399 \h </w:instrText>
            </w:r>
            <w:r w:rsidR="007A10A6">
              <w:rPr>
                <w:noProof/>
                <w:webHidden/>
              </w:rPr>
            </w:r>
            <w:r w:rsidR="007A10A6">
              <w:rPr>
                <w:noProof/>
                <w:webHidden/>
              </w:rPr>
              <w:fldChar w:fldCharType="separate"/>
            </w:r>
            <w:r w:rsidR="001C4C20">
              <w:rPr>
                <w:noProof/>
                <w:webHidden/>
              </w:rPr>
              <w:t>5</w:t>
            </w:r>
            <w:r w:rsidR="007A10A6">
              <w:rPr>
                <w:noProof/>
                <w:webHidden/>
              </w:rPr>
              <w:fldChar w:fldCharType="end"/>
            </w:r>
          </w:hyperlink>
        </w:p>
        <w:p w14:paraId="3BD4DDA4" w14:textId="2302FB52" w:rsidR="007A10A6" w:rsidRDefault="004E2547">
          <w:pPr>
            <w:pStyle w:val="TOC3"/>
            <w:tabs>
              <w:tab w:val="right" w:leader="dot" w:pos="10214"/>
            </w:tabs>
            <w:rPr>
              <w:rFonts w:eastAsiaTheme="minorEastAsia" w:cstheme="minorBidi"/>
              <w:noProof/>
              <w:sz w:val="24"/>
              <w:szCs w:val="24"/>
            </w:rPr>
          </w:pPr>
          <w:hyperlink w:anchor="_Toc92701400" w:history="1">
            <w:r w:rsidR="007A10A6" w:rsidRPr="00B503E5">
              <w:rPr>
                <w:rStyle w:val="Hyperlink"/>
                <w:bCs/>
                <w:noProof/>
              </w:rPr>
              <w:t>Windows 10</w:t>
            </w:r>
            <w:r w:rsidR="007A10A6">
              <w:rPr>
                <w:noProof/>
                <w:webHidden/>
              </w:rPr>
              <w:tab/>
            </w:r>
            <w:r w:rsidR="007A10A6">
              <w:rPr>
                <w:noProof/>
                <w:webHidden/>
              </w:rPr>
              <w:fldChar w:fldCharType="begin"/>
            </w:r>
            <w:r w:rsidR="007A10A6">
              <w:rPr>
                <w:noProof/>
                <w:webHidden/>
              </w:rPr>
              <w:instrText xml:space="preserve"> PAGEREF _Toc92701400 \h </w:instrText>
            </w:r>
            <w:r w:rsidR="007A10A6">
              <w:rPr>
                <w:noProof/>
                <w:webHidden/>
              </w:rPr>
            </w:r>
            <w:r w:rsidR="007A10A6">
              <w:rPr>
                <w:noProof/>
                <w:webHidden/>
              </w:rPr>
              <w:fldChar w:fldCharType="separate"/>
            </w:r>
            <w:r w:rsidR="001C4C20">
              <w:rPr>
                <w:noProof/>
                <w:webHidden/>
              </w:rPr>
              <w:t>5</w:t>
            </w:r>
            <w:r w:rsidR="007A10A6">
              <w:rPr>
                <w:noProof/>
                <w:webHidden/>
              </w:rPr>
              <w:fldChar w:fldCharType="end"/>
            </w:r>
          </w:hyperlink>
        </w:p>
        <w:p w14:paraId="7047A495" w14:textId="6BEFCCA6" w:rsidR="007A10A6" w:rsidRDefault="004E2547">
          <w:pPr>
            <w:pStyle w:val="TOC2"/>
            <w:tabs>
              <w:tab w:val="right" w:leader="dot" w:pos="10214"/>
            </w:tabs>
            <w:rPr>
              <w:rFonts w:eastAsiaTheme="minorEastAsia" w:cstheme="minorBidi"/>
              <w:b w:val="0"/>
              <w:bCs w:val="0"/>
              <w:noProof/>
              <w:sz w:val="24"/>
              <w:szCs w:val="24"/>
            </w:rPr>
          </w:pPr>
          <w:hyperlink w:anchor="_Toc92701401" w:history="1">
            <w:r w:rsidR="007A10A6" w:rsidRPr="00B503E5">
              <w:rPr>
                <w:rStyle w:val="Hyperlink"/>
                <w:noProof/>
              </w:rPr>
              <w:t>Required Modules:</w:t>
            </w:r>
            <w:r w:rsidR="007A10A6">
              <w:rPr>
                <w:noProof/>
                <w:webHidden/>
              </w:rPr>
              <w:tab/>
            </w:r>
            <w:r w:rsidR="007A10A6">
              <w:rPr>
                <w:noProof/>
                <w:webHidden/>
              </w:rPr>
              <w:fldChar w:fldCharType="begin"/>
            </w:r>
            <w:r w:rsidR="007A10A6">
              <w:rPr>
                <w:noProof/>
                <w:webHidden/>
              </w:rPr>
              <w:instrText xml:space="preserve"> PAGEREF _Toc92701401 \h </w:instrText>
            </w:r>
            <w:r w:rsidR="007A10A6">
              <w:rPr>
                <w:noProof/>
                <w:webHidden/>
              </w:rPr>
            </w:r>
            <w:r w:rsidR="007A10A6">
              <w:rPr>
                <w:noProof/>
                <w:webHidden/>
              </w:rPr>
              <w:fldChar w:fldCharType="separate"/>
            </w:r>
            <w:r w:rsidR="001C4C20">
              <w:rPr>
                <w:noProof/>
                <w:webHidden/>
              </w:rPr>
              <w:t>5</w:t>
            </w:r>
            <w:r w:rsidR="007A10A6">
              <w:rPr>
                <w:noProof/>
                <w:webHidden/>
              </w:rPr>
              <w:fldChar w:fldCharType="end"/>
            </w:r>
          </w:hyperlink>
        </w:p>
        <w:p w14:paraId="0781D754" w14:textId="3D58C7C6" w:rsidR="007A10A6" w:rsidRDefault="004E2547">
          <w:pPr>
            <w:pStyle w:val="TOC3"/>
            <w:tabs>
              <w:tab w:val="right" w:leader="dot" w:pos="10214"/>
            </w:tabs>
            <w:rPr>
              <w:rFonts w:eastAsiaTheme="minorEastAsia" w:cstheme="minorBidi"/>
              <w:noProof/>
              <w:sz w:val="24"/>
              <w:szCs w:val="24"/>
            </w:rPr>
          </w:pPr>
          <w:hyperlink w:anchor="_Toc92701402" w:history="1">
            <w:r w:rsidR="007A10A6" w:rsidRPr="00B503E5">
              <w:rPr>
                <w:rStyle w:val="Hyperlink"/>
                <w:bCs/>
                <w:noProof/>
              </w:rPr>
              <w:t>Checking for existing Modules</w:t>
            </w:r>
            <w:r w:rsidR="007A10A6">
              <w:rPr>
                <w:noProof/>
                <w:webHidden/>
              </w:rPr>
              <w:tab/>
            </w:r>
            <w:r w:rsidR="007A10A6">
              <w:rPr>
                <w:noProof/>
                <w:webHidden/>
              </w:rPr>
              <w:fldChar w:fldCharType="begin"/>
            </w:r>
            <w:r w:rsidR="007A10A6">
              <w:rPr>
                <w:noProof/>
                <w:webHidden/>
              </w:rPr>
              <w:instrText xml:space="preserve"> PAGEREF _Toc92701402 \h </w:instrText>
            </w:r>
            <w:r w:rsidR="007A10A6">
              <w:rPr>
                <w:noProof/>
                <w:webHidden/>
              </w:rPr>
            </w:r>
            <w:r w:rsidR="007A10A6">
              <w:rPr>
                <w:noProof/>
                <w:webHidden/>
              </w:rPr>
              <w:fldChar w:fldCharType="separate"/>
            </w:r>
            <w:r w:rsidR="001C4C20">
              <w:rPr>
                <w:noProof/>
                <w:webHidden/>
              </w:rPr>
              <w:t>5</w:t>
            </w:r>
            <w:r w:rsidR="007A10A6">
              <w:rPr>
                <w:noProof/>
                <w:webHidden/>
              </w:rPr>
              <w:fldChar w:fldCharType="end"/>
            </w:r>
          </w:hyperlink>
        </w:p>
        <w:p w14:paraId="1B2E53E9" w14:textId="7A68C5A4" w:rsidR="007A10A6" w:rsidRDefault="004E2547">
          <w:pPr>
            <w:pStyle w:val="TOC3"/>
            <w:tabs>
              <w:tab w:val="right" w:leader="dot" w:pos="10214"/>
            </w:tabs>
            <w:rPr>
              <w:rFonts w:eastAsiaTheme="minorEastAsia" w:cstheme="minorBidi"/>
              <w:noProof/>
              <w:sz w:val="24"/>
              <w:szCs w:val="24"/>
            </w:rPr>
          </w:pPr>
          <w:hyperlink w:anchor="_Toc92701403" w:history="1">
            <w:r w:rsidR="007A10A6" w:rsidRPr="00B503E5">
              <w:rPr>
                <w:rStyle w:val="Hyperlink"/>
                <w:bCs/>
                <w:noProof/>
              </w:rPr>
              <w:t>Installing required modules</w:t>
            </w:r>
            <w:r w:rsidR="007A10A6">
              <w:rPr>
                <w:noProof/>
                <w:webHidden/>
              </w:rPr>
              <w:tab/>
            </w:r>
            <w:r w:rsidR="007A10A6">
              <w:rPr>
                <w:noProof/>
                <w:webHidden/>
              </w:rPr>
              <w:fldChar w:fldCharType="begin"/>
            </w:r>
            <w:r w:rsidR="007A10A6">
              <w:rPr>
                <w:noProof/>
                <w:webHidden/>
              </w:rPr>
              <w:instrText xml:space="preserve"> PAGEREF _Toc92701403 \h </w:instrText>
            </w:r>
            <w:r w:rsidR="007A10A6">
              <w:rPr>
                <w:noProof/>
                <w:webHidden/>
              </w:rPr>
            </w:r>
            <w:r w:rsidR="007A10A6">
              <w:rPr>
                <w:noProof/>
                <w:webHidden/>
              </w:rPr>
              <w:fldChar w:fldCharType="separate"/>
            </w:r>
            <w:r w:rsidR="001C4C20">
              <w:rPr>
                <w:noProof/>
                <w:webHidden/>
              </w:rPr>
              <w:t>5</w:t>
            </w:r>
            <w:r w:rsidR="007A10A6">
              <w:rPr>
                <w:noProof/>
                <w:webHidden/>
              </w:rPr>
              <w:fldChar w:fldCharType="end"/>
            </w:r>
          </w:hyperlink>
        </w:p>
        <w:p w14:paraId="069D0F3C" w14:textId="4B829415" w:rsidR="007A10A6" w:rsidRDefault="004E2547" w:rsidP="001C4C20">
          <w:pPr>
            <w:pStyle w:val="TOC1"/>
            <w:rPr>
              <w:rFonts w:eastAsiaTheme="minorEastAsia" w:cstheme="minorBidi"/>
              <w:noProof/>
            </w:rPr>
          </w:pPr>
          <w:hyperlink w:anchor="_Toc92701405" w:history="1">
            <w:r w:rsidR="007A10A6" w:rsidRPr="00B503E5">
              <w:rPr>
                <w:rStyle w:val="Hyperlink"/>
                <w:noProof/>
              </w:rPr>
              <w:t>Script Variables:</w:t>
            </w:r>
            <w:r w:rsidR="007A10A6">
              <w:rPr>
                <w:noProof/>
                <w:webHidden/>
              </w:rPr>
              <w:tab/>
            </w:r>
            <w:r w:rsidR="007A10A6">
              <w:rPr>
                <w:noProof/>
                <w:webHidden/>
              </w:rPr>
              <w:fldChar w:fldCharType="begin"/>
            </w:r>
            <w:r w:rsidR="007A10A6">
              <w:rPr>
                <w:noProof/>
                <w:webHidden/>
              </w:rPr>
              <w:instrText xml:space="preserve"> PAGEREF _Toc92701405 \h </w:instrText>
            </w:r>
            <w:r w:rsidR="007A10A6">
              <w:rPr>
                <w:noProof/>
                <w:webHidden/>
              </w:rPr>
            </w:r>
            <w:r w:rsidR="007A10A6">
              <w:rPr>
                <w:noProof/>
                <w:webHidden/>
              </w:rPr>
              <w:fldChar w:fldCharType="separate"/>
            </w:r>
            <w:r w:rsidR="001C4C20">
              <w:rPr>
                <w:noProof/>
                <w:webHidden/>
              </w:rPr>
              <w:t>6</w:t>
            </w:r>
            <w:r w:rsidR="007A10A6">
              <w:rPr>
                <w:noProof/>
                <w:webHidden/>
              </w:rPr>
              <w:fldChar w:fldCharType="end"/>
            </w:r>
          </w:hyperlink>
        </w:p>
        <w:p w14:paraId="525E3654" w14:textId="70983C8B" w:rsidR="007A10A6" w:rsidRDefault="004E2547">
          <w:pPr>
            <w:pStyle w:val="TOC4"/>
            <w:tabs>
              <w:tab w:val="right" w:leader="dot" w:pos="10214"/>
            </w:tabs>
            <w:rPr>
              <w:rFonts w:eastAsiaTheme="minorEastAsia" w:cstheme="minorBidi"/>
              <w:noProof/>
              <w:sz w:val="24"/>
              <w:szCs w:val="24"/>
            </w:rPr>
          </w:pPr>
          <w:hyperlink w:anchor="_Toc92701406" w:history="1">
            <w:r w:rsidR="007A10A6" w:rsidRPr="00B503E5">
              <w:rPr>
                <w:rStyle w:val="Hyperlink"/>
                <w:noProof/>
              </w:rPr>
              <w:t>PCG Support (optional)</w:t>
            </w:r>
            <w:r w:rsidR="007A10A6">
              <w:rPr>
                <w:noProof/>
                <w:webHidden/>
              </w:rPr>
              <w:tab/>
            </w:r>
            <w:r w:rsidR="007A10A6">
              <w:rPr>
                <w:noProof/>
                <w:webHidden/>
              </w:rPr>
              <w:fldChar w:fldCharType="begin"/>
            </w:r>
            <w:r w:rsidR="007A10A6">
              <w:rPr>
                <w:noProof/>
                <w:webHidden/>
              </w:rPr>
              <w:instrText xml:space="preserve"> PAGEREF _Toc92701406 \h </w:instrText>
            </w:r>
            <w:r w:rsidR="007A10A6">
              <w:rPr>
                <w:noProof/>
                <w:webHidden/>
              </w:rPr>
            </w:r>
            <w:r w:rsidR="007A10A6">
              <w:rPr>
                <w:noProof/>
                <w:webHidden/>
              </w:rPr>
              <w:fldChar w:fldCharType="separate"/>
            </w:r>
            <w:r w:rsidR="001C4C20">
              <w:rPr>
                <w:noProof/>
                <w:webHidden/>
              </w:rPr>
              <w:t>6</w:t>
            </w:r>
            <w:r w:rsidR="007A10A6">
              <w:rPr>
                <w:noProof/>
                <w:webHidden/>
              </w:rPr>
              <w:fldChar w:fldCharType="end"/>
            </w:r>
          </w:hyperlink>
        </w:p>
        <w:p w14:paraId="035723F0" w14:textId="77791A54" w:rsidR="007A10A6" w:rsidRDefault="004E2547">
          <w:pPr>
            <w:pStyle w:val="TOC2"/>
            <w:tabs>
              <w:tab w:val="right" w:leader="dot" w:pos="10214"/>
            </w:tabs>
            <w:rPr>
              <w:rFonts w:eastAsiaTheme="minorEastAsia" w:cstheme="minorBidi"/>
              <w:b w:val="0"/>
              <w:bCs w:val="0"/>
              <w:noProof/>
              <w:sz w:val="24"/>
              <w:szCs w:val="24"/>
            </w:rPr>
          </w:pPr>
          <w:hyperlink w:anchor="_Toc92701407" w:history="1">
            <w:r w:rsidR="007A10A6" w:rsidRPr="00B503E5">
              <w:rPr>
                <w:rStyle w:val="Hyperlink"/>
                <w:noProof/>
              </w:rPr>
              <w:t>Generating the XIQ Token</w:t>
            </w:r>
            <w:r w:rsidR="007A10A6">
              <w:rPr>
                <w:noProof/>
                <w:webHidden/>
              </w:rPr>
              <w:tab/>
            </w:r>
            <w:r w:rsidR="007A10A6">
              <w:rPr>
                <w:noProof/>
                <w:webHidden/>
              </w:rPr>
              <w:fldChar w:fldCharType="begin"/>
            </w:r>
            <w:r w:rsidR="007A10A6">
              <w:rPr>
                <w:noProof/>
                <w:webHidden/>
              </w:rPr>
              <w:instrText xml:space="preserve"> PAGEREF _Toc92701407 \h </w:instrText>
            </w:r>
            <w:r w:rsidR="007A10A6">
              <w:rPr>
                <w:noProof/>
                <w:webHidden/>
              </w:rPr>
            </w:r>
            <w:r w:rsidR="007A10A6">
              <w:rPr>
                <w:noProof/>
                <w:webHidden/>
              </w:rPr>
              <w:fldChar w:fldCharType="separate"/>
            </w:r>
            <w:r w:rsidR="001C4C20">
              <w:rPr>
                <w:noProof/>
                <w:webHidden/>
              </w:rPr>
              <w:t>7</w:t>
            </w:r>
            <w:r w:rsidR="007A10A6">
              <w:rPr>
                <w:noProof/>
                <w:webHidden/>
              </w:rPr>
              <w:fldChar w:fldCharType="end"/>
            </w:r>
          </w:hyperlink>
        </w:p>
        <w:p w14:paraId="410A657C" w14:textId="2768E321" w:rsidR="007A10A6" w:rsidRDefault="004E2547">
          <w:pPr>
            <w:pStyle w:val="TOC4"/>
            <w:tabs>
              <w:tab w:val="right" w:leader="dot" w:pos="10214"/>
            </w:tabs>
            <w:rPr>
              <w:rFonts w:eastAsiaTheme="minorEastAsia" w:cstheme="minorBidi"/>
              <w:noProof/>
              <w:sz w:val="24"/>
              <w:szCs w:val="24"/>
            </w:rPr>
          </w:pPr>
          <w:hyperlink w:anchor="_Toc92701408" w:history="1">
            <w:r w:rsidR="007A10A6" w:rsidRPr="00B503E5">
              <w:rPr>
                <w:rStyle w:val="Hyperlink"/>
                <w:noProof/>
              </w:rPr>
              <w:t>Swagger</w:t>
            </w:r>
            <w:r w:rsidR="007A10A6">
              <w:rPr>
                <w:noProof/>
                <w:webHidden/>
              </w:rPr>
              <w:tab/>
            </w:r>
            <w:r w:rsidR="007A10A6">
              <w:rPr>
                <w:noProof/>
                <w:webHidden/>
              </w:rPr>
              <w:fldChar w:fldCharType="begin"/>
            </w:r>
            <w:r w:rsidR="007A10A6">
              <w:rPr>
                <w:noProof/>
                <w:webHidden/>
              </w:rPr>
              <w:instrText xml:space="preserve"> PAGEREF _Toc92701408 \h </w:instrText>
            </w:r>
            <w:r w:rsidR="007A10A6">
              <w:rPr>
                <w:noProof/>
                <w:webHidden/>
              </w:rPr>
            </w:r>
            <w:r w:rsidR="007A10A6">
              <w:rPr>
                <w:noProof/>
                <w:webHidden/>
              </w:rPr>
              <w:fldChar w:fldCharType="separate"/>
            </w:r>
            <w:r w:rsidR="001C4C20">
              <w:rPr>
                <w:noProof/>
                <w:webHidden/>
              </w:rPr>
              <w:t>7</w:t>
            </w:r>
            <w:r w:rsidR="007A10A6">
              <w:rPr>
                <w:noProof/>
                <w:webHidden/>
              </w:rPr>
              <w:fldChar w:fldCharType="end"/>
            </w:r>
          </w:hyperlink>
        </w:p>
        <w:p w14:paraId="46E421D5" w14:textId="273E7996" w:rsidR="007A10A6" w:rsidRDefault="004E2547">
          <w:pPr>
            <w:pStyle w:val="TOC5"/>
            <w:tabs>
              <w:tab w:val="right" w:leader="dot" w:pos="10214"/>
            </w:tabs>
            <w:rPr>
              <w:rFonts w:eastAsiaTheme="minorEastAsia" w:cstheme="minorBidi"/>
              <w:noProof/>
              <w:sz w:val="24"/>
              <w:szCs w:val="24"/>
            </w:rPr>
          </w:pPr>
          <w:hyperlink w:anchor="_Toc92701409" w:history="1">
            <w:r w:rsidR="007A10A6" w:rsidRPr="00B503E5">
              <w:rPr>
                <w:rStyle w:val="Hyperlink"/>
                <w:noProof/>
              </w:rPr>
              <w:t>Login</w:t>
            </w:r>
            <w:r w:rsidR="007A10A6">
              <w:rPr>
                <w:noProof/>
                <w:webHidden/>
              </w:rPr>
              <w:tab/>
            </w:r>
            <w:r w:rsidR="007A10A6">
              <w:rPr>
                <w:noProof/>
                <w:webHidden/>
              </w:rPr>
              <w:fldChar w:fldCharType="begin"/>
            </w:r>
            <w:r w:rsidR="007A10A6">
              <w:rPr>
                <w:noProof/>
                <w:webHidden/>
              </w:rPr>
              <w:instrText xml:space="preserve"> PAGEREF _Toc92701409 \h </w:instrText>
            </w:r>
            <w:r w:rsidR="007A10A6">
              <w:rPr>
                <w:noProof/>
                <w:webHidden/>
              </w:rPr>
            </w:r>
            <w:r w:rsidR="007A10A6">
              <w:rPr>
                <w:noProof/>
                <w:webHidden/>
              </w:rPr>
              <w:fldChar w:fldCharType="separate"/>
            </w:r>
            <w:r w:rsidR="001C4C20">
              <w:rPr>
                <w:noProof/>
                <w:webHidden/>
              </w:rPr>
              <w:t>8</w:t>
            </w:r>
            <w:r w:rsidR="007A10A6">
              <w:rPr>
                <w:noProof/>
                <w:webHidden/>
              </w:rPr>
              <w:fldChar w:fldCharType="end"/>
            </w:r>
          </w:hyperlink>
        </w:p>
        <w:p w14:paraId="38F2D5C6" w14:textId="75E44E5E" w:rsidR="007A10A6" w:rsidRDefault="004E2547">
          <w:pPr>
            <w:pStyle w:val="TOC5"/>
            <w:tabs>
              <w:tab w:val="right" w:leader="dot" w:pos="10214"/>
            </w:tabs>
            <w:rPr>
              <w:rFonts w:eastAsiaTheme="minorEastAsia" w:cstheme="minorBidi"/>
              <w:noProof/>
              <w:sz w:val="24"/>
              <w:szCs w:val="24"/>
            </w:rPr>
          </w:pPr>
          <w:hyperlink w:anchor="_Toc92701410" w:history="1">
            <w:r w:rsidR="007A10A6" w:rsidRPr="00B503E5">
              <w:rPr>
                <w:rStyle w:val="Hyperlink"/>
                <w:noProof/>
              </w:rPr>
              <w:t>Authorize in Swagger</w:t>
            </w:r>
            <w:r w:rsidR="007A10A6">
              <w:rPr>
                <w:noProof/>
                <w:webHidden/>
              </w:rPr>
              <w:tab/>
            </w:r>
            <w:r w:rsidR="007A10A6">
              <w:rPr>
                <w:noProof/>
                <w:webHidden/>
              </w:rPr>
              <w:fldChar w:fldCharType="begin"/>
            </w:r>
            <w:r w:rsidR="007A10A6">
              <w:rPr>
                <w:noProof/>
                <w:webHidden/>
              </w:rPr>
              <w:instrText xml:space="preserve"> PAGEREF _Toc92701410 \h </w:instrText>
            </w:r>
            <w:r w:rsidR="007A10A6">
              <w:rPr>
                <w:noProof/>
                <w:webHidden/>
              </w:rPr>
            </w:r>
            <w:r w:rsidR="007A10A6">
              <w:rPr>
                <w:noProof/>
                <w:webHidden/>
              </w:rPr>
              <w:fldChar w:fldCharType="separate"/>
            </w:r>
            <w:r w:rsidR="001C4C20">
              <w:rPr>
                <w:noProof/>
                <w:webHidden/>
              </w:rPr>
              <w:t>8</w:t>
            </w:r>
            <w:r w:rsidR="007A10A6">
              <w:rPr>
                <w:noProof/>
                <w:webHidden/>
              </w:rPr>
              <w:fldChar w:fldCharType="end"/>
            </w:r>
          </w:hyperlink>
        </w:p>
        <w:p w14:paraId="56FFEE43" w14:textId="426773DF" w:rsidR="007A10A6" w:rsidRDefault="004E2547">
          <w:pPr>
            <w:pStyle w:val="TOC5"/>
            <w:tabs>
              <w:tab w:val="right" w:leader="dot" w:pos="10214"/>
            </w:tabs>
            <w:rPr>
              <w:rFonts w:eastAsiaTheme="minorEastAsia" w:cstheme="minorBidi"/>
              <w:noProof/>
              <w:sz w:val="24"/>
              <w:szCs w:val="24"/>
            </w:rPr>
          </w:pPr>
          <w:hyperlink w:anchor="_Toc92701411" w:history="1">
            <w:r w:rsidR="007A10A6" w:rsidRPr="00B503E5">
              <w:rPr>
                <w:rStyle w:val="Hyperlink"/>
                <w:noProof/>
              </w:rPr>
              <w:t>Generating Specific Tokens</w:t>
            </w:r>
            <w:r w:rsidR="007A10A6">
              <w:rPr>
                <w:noProof/>
                <w:webHidden/>
              </w:rPr>
              <w:tab/>
            </w:r>
            <w:r w:rsidR="007A10A6">
              <w:rPr>
                <w:noProof/>
                <w:webHidden/>
              </w:rPr>
              <w:fldChar w:fldCharType="begin"/>
            </w:r>
            <w:r w:rsidR="007A10A6">
              <w:rPr>
                <w:noProof/>
                <w:webHidden/>
              </w:rPr>
              <w:instrText xml:space="preserve"> PAGEREF _Toc92701411 \h </w:instrText>
            </w:r>
            <w:r w:rsidR="007A10A6">
              <w:rPr>
                <w:noProof/>
                <w:webHidden/>
              </w:rPr>
            </w:r>
            <w:r w:rsidR="007A10A6">
              <w:rPr>
                <w:noProof/>
                <w:webHidden/>
              </w:rPr>
              <w:fldChar w:fldCharType="separate"/>
            </w:r>
            <w:r w:rsidR="001C4C20">
              <w:rPr>
                <w:noProof/>
                <w:webHidden/>
              </w:rPr>
              <w:t>9</w:t>
            </w:r>
            <w:r w:rsidR="007A10A6">
              <w:rPr>
                <w:noProof/>
                <w:webHidden/>
              </w:rPr>
              <w:fldChar w:fldCharType="end"/>
            </w:r>
          </w:hyperlink>
        </w:p>
        <w:p w14:paraId="3364584F" w14:textId="57E28706" w:rsidR="007A10A6" w:rsidRDefault="004E2547">
          <w:pPr>
            <w:pStyle w:val="TOC2"/>
            <w:tabs>
              <w:tab w:val="right" w:leader="dot" w:pos="10214"/>
            </w:tabs>
            <w:rPr>
              <w:rFonts w:eastAsiaTheme="minorEastAsia" w:cstheme="minorBidi"/>
              <w:b w:val="0"/>
              <w:bCs w:val="0"/>
              <w:noProof/>
              <w:sz w:val="24"/>
              <w:szCs w:val="24"/>
            </w:rPr>
          </w:pPr>
          <w:hyperlink w:anchor="_Toc92701412" w:history="1">
            <w:r w:rsidR="007A10A6" w:rsidRPr="00B503E5">
              <w:rPr>
                <w:rStyle w:val="Hyperlink"/>
                <w:noProof/>
              </w:rPr>
              <w:t>AD Group Distinguished Name</w:t>
            </w:r>
            <w:r w:rsidR="007A10A6">
              <w:rPr>
                <w:noProof/>
                <w:webHidden/>
              </w:rPr>
              <w:tab/>
            </w:r>
            <w:r w:rsidR="007A10A6">
              <w:rPr>
                <w:noProof/>
                <w:webHidden/>
              </w:rPr>
              <w:fldChar w:fldCharType="begin"/>
            </w:r>
            <w:r w:rsidR="007A10A6">
              <w:rPr>
                <w:noProof/>
                <w:webHidden/>
              </w:rPr>
              <w:instrText xml:space="preserve"> PAGEREF _Toc92701412 \h </w:instrText>
            </w:r>
            <w:r w:rsidR="007A10A6">
              <w:rPr>
                <w:noProof/>
                <w:webHidden/>
              </w:rPr>
            </w:r>
            <w:r w:rsidR="007A10A6">
              <w:rPr>
                <w:noProof/>
                <w:webHidden/>
              </w:rPr>
              <w:fldChar w:fldCharType="separate"/>
            </w:r>
            <w:r w:rsidR="001C4C20">
              <w:rPr>
                <w:noProof/>
                <w:webHidden/>
              </w:rPr>
              <w:t>10</w:t>
            </w:r>
            <w:r w:rsidR="007A10A6">
              <w:rPr>
                <w:noProof/>
                <w:webHidden/>
              </w:rPr>
              <w:fldChar w:fldCharType="end"/>
            </w:r>
          </w:hyperlink>
        </w:p>
        <w:p w14:paraId="2B9C8B9E" w14:textId="4CFC5F2F" w:rsidR="007A10A6" w:rsidRDefault="004E2547">
          <w:pPr>
            <w:pStyle w:val="TOC2"/>
            <w:tabs>
              <w:tab w:val="right" w:leader="dot" w:pos="10214"/>
            </w:tabs>
            <w:rPr>
              <w:rFonts w:eastAsiaTheme="minorEastAsia" w:cstheme="minorBidi"/>
              <w:b w:val="0"/>
              <w:bCs w:val="0"/>
              <w:noProof/>
              <w:sz w:val="24"/>
              <w:szCs w:val="24"/>
            </w:rPr>
          </w:pPr>
          <w:hyperlink w:anchor="_Toc92701413" w:history="1">
            <w:r w:rsidR="007A10A6" w:rsidRPr="00B503E5">
              <w:rPr>
                <w:rStyle w:val="Hyperlink"/>
                <w:noProof/>
              </w:rPr>
              <w:t>XIQ User Group ID</w:t>
            </w:r>
            <w:r w:rsidR="007A10A6">
              <w:rPr>
                <w:noProof/>
                <w:webHidden/>
              </w:rPr>
              <w:tab/>
            </w:r>
            <w:r w:rsidR="007A10A6">
              <w:rPr>
                <w:noProof/>
                <w:webHidden/>
              </w:rPr>
              <w:fldChar w:fldCharType="begin"/>
            </w:r>
            <w:r w:rsidR="007A10A6">
              <w:rPr>
                <w:noProof/>
                <w:webHidden/>
              </w:rPr>
              <w:instrText xml:space="preserve"> PAGEREF _Toc92701413 \h </w:instrText>
            </w:r>
            <w:r w:rsidR="007A10A6">
              <w:rPr>
                <w:noProof/>
                <w:webHidden/>
              </w:rPr>
            </w:r>
            <w:r w:rsidR="007A10A6">
              <w:rPr>
                <w:noProof/>
                <w:webHidden/>
              </w:rPr>
              <w:fldChar w:fldCharType="separate"/>
            </w:r>
            <w:r w:rsidR="001C4C20">
              <w:rPr>
                <w:noProof/>
                <w:webHidden/>
              </w:rPr>
              <w:t>10</w:t>
            </w:r>
            <w:r w:rsidR="007A10A6">
              <w:rPr>
                <w:noProof/>
                <w:webHidden/>
              </w:rPr>
              <w:fldChar w:fldCharType="end"/>
            </w:r>
          </w:hyperlink>
        </w:p>
        <w:p w14:paraId="2FA4F9BA" w14:textId="08DC7002" w:rsidR="007A10A6" w:rsidRDefault="004E2547">
          <w:pPr>
            <w:pStyle w:val="TOC2"/>
            <w:tabs>
              <w:tab w:val="right" w:leader="dot" w:pos="10214"/>
            </w:tabs>
            <w:rPr>
              <w:rFonts w:eastAsiaTheme="minorEastAsia" w:cstheme="minorBidi"/>
              <w:b w:val="0"/>
              <w:bCs w:val="0"/>
              <w:noProof/>
              <w:sz w:val="24"/>
              <w:szCs w:val="24"/>
            </w:rPr>
          </w:pPr>
          <w:hyperlink w:anchor="_Toc92701414" w:history="1">
            <w:r w:rsidR="007A10A6" w:rsidRPr="00B503E5">
              <w:rPr>
                <w:rStyle w:val="Hyperlink"/>
                <w:noProof/>
              </w:rPr>
              <w:t>Active Directory Disable Codes</w:t>
            </w:r>
            <w:r w:rsidR="007A10A6">
              <w:rPr>
                <w:noProof/>
                <w:webHidden/>
              </w:rPr>
              <w:tab/>
            </w:r>
            <w:r w:rsidR="007A10A6">
              <w:rPr>
                <w:noProof/>
                <w:webHidden/>
              </w:rPr>
              <w:fldChar w:fldCharType="begin"/>
            </w:r>
            <w:r w:rsidR="007A10A6">
              <w:rPr>
                <w:noProof/>
                <w:webHidden/>
              </w:rPr>
              <w:instrText xml:space="preserve"> PAGEREF _Toc92701414 \h </w:instrText>
            </w:r>
            <w:r w:rsidR="007A10A6">
              <w:rPr>
                <w:noProof/>
                <w:webHidden/>
              </w:rPr>
            </w:r>
            <w:r w:rsidR="007A10A6">
              <w:rPr>
                <w:noProof/>
                <w:webHidden/>
              </w:rPr>
              <w:fldChar w:fldCharType="separate"/>
            </w:r>
            <w:r w:rsidR="001C4C20">
              <w:rPr>
                <w:noProof/>
                <w:webHidden/>
              </w:rPr>
              <w:t>11</w:t>
            </w:r>
            <w:r w:rsidR="007A10A6">
              <w:rPr>
                <w:noProof/>
                <w:webHidden/>
              </w:rPr>
              <w:fldChar w:fldCharType="end"/>
            </w:r>
          </w:hyperlink>
        </w:p>
        <w:p w14:paraId="670D196D" w14:textId="080B4D3E" w:rsidR="007A10A6" w:rsidRDefault="004E2547">
          <w:pPr>
            <w:pStyle w:val="TOC2"/>
            <w:tabs>
              <w:tab w:val="right" w:leader="dot" w:pos="10214"/>
            </w:tabs>
            <w:rPr>
              <w:rFonts w:eastAsiaTheme="minorEastAsia" w:cstheme="minorBidi"/>
              <w:b w:val="0"/>
              <w:bCs w:val="0"/>
              <w:noProof/>
              <w:sz w:val="24"/>
              <w:szCs w:val="24"/>
            </w:rPr>
          </w:pPr>
          <w:hyperlink w:anchor="_Toc92701415" w:history="1">
            <w:r w:rsidR="007A10A6" w:rsidRPr="00B503E5">
              <w:rPr>
                <w:rStyle w:val="Hyperlink"/>
                <w:noProof/>
              </w:rPr>
              <w:t>XIQ Network Policy ID</w:t>
            </w:r>
            <w:r w:rsidR="007A10A6">
              <w:rPr>
                <w:noProof/>
                <w:webHidden/>
              </w:rPr>
              <w:tab/>
            </w:r>
            <w:r w:rsidR="007A10A6">
              <w:rPr>
                <w:noProof/>
                <w:webHidden/>
              </w:rPr>
              <w:fldChar w:fldCharType="begin"/>
            </w:r>
            <w:r w:rsidR="007A10A6">
              <w:rPr>
                <w:noProof/>
                <w:webHidden/>
              </w:rPr>
              <w:instrText xml:space="preserve"> PAGEREF _Toc92701415 \h </w:instrText>
            </w:r>
            <w:r w:rsidR="007A10A6">
              <w:rPr>
                <w:noProof/>
                <w:webHidden/>
              </w:rPr>
            </w:r>
            <w:r w:rsidR="007A10A6">
              <w:rPr>
                <w:noProof/>
                <w:webHidden/>
              </w:rPr>
              <w:fldChar w:fldCharType="separate"/>
            </w:r>
            <w:r w:rsidR="001C4C20">
              <w:rPr>
                <w:noProof/>
                <w:webHidden/>
              </w:rPr>
              <w:t>11</w:t>
            </w:r>
            <w:r w:rsidR="007A10A6">
              <w:rPr>
                <w:noProof/>
                <w:webHidden/>
              </w:rPr>
              <w:fldChar w:fldCharType="end"/>
            </w:r>
          </w:hyperlink>
        </w:p>
        <w:p w14:paraId="7C956806" w14:textId="0BC1BFB7" w:rsidR="007A10A6" w:rsidRDefault="004E2547" w:rsidP="001C4C20">
          <w:pPr>
            <w:pStyle w:val="TOC1"/>
            <w:rPr>
              <w:rFonts w:eastAsiaTheme="minorEastAsia" w:cstheme="minorBidi"/>
              <w:noProof/>
            </w:rPr>
          </w:pPr>
          <w:hyperlink w:anchor="_Toc92701416" w:history="1">
            <w:r w:rsidR="007A10A6" w:rsidRPr="00B503E5">
              <w:rPr>
                <w:rStyle w:val="Hyperlink"/>
                <w:noProof/>
              </w:rPr>
              <w:t>Running the Script:</w:t>
            </w:r>
            <w:r w:rsidR="007A10A6">
              <w:rPr>
                <w:noProof/>
                <w:webHidden/>
              </w:rPr>
              <w:tab/>
            </w:r>
            <w:r w:rsidR="007A10A6">
              <w:rPr>
                <w:noProof/>
                <w:webHidden/>
              </w:rPr>
              <w:fldChar w:fldCharType="begin"/>
            </w:r>
            <w:r w:rsidR="007A10A6">
              <w:rPr>
                <w:noProof/>
                <w:webHidden/>
              </w:rPr>
              <w:instrText xml:space="preserve"> PAGEREF _Toc92701416 \h </w:instrText>
            </w:r>
            <w:r w:rsidR="007A10A6">
              <w:rPr>
                <w:noProof/>
                <w:webHidden/>
              </w:rPr>
            </w:r>
            <w:r w:rsidR="007A10A6">
              <w:rPr>
                <w:noProof/>
                <w:webHidden/>
              </w:rPr>
              <w:fldChar w:fldCharType="separate"/>
            </w:r>
            <w:r w:rsidR="001C4C20">
              <w:rPr>
                <w:noProof/>
                <w:webHidden/>
              </w:rPr>
              <w:t>12</w:t>
            </w:r>
            <w:r w:rsidR="007A10A6">
              <w:rPr>
                <w:noProof/>
                <w:webHidden/>
              </w:rPr>
              <w:fldChar w:fldCharType="end"/>
            </w:r>
          </w:hyperlink>
        </w:p>
        <w:p w14:paraId="0AC4B0EF" w14:textId="22E491CB" w:rsidR="007A10A6" w:rsidRDefault="004E2547">
          <w:pPr>
            <w:pStyle w:val="TOC2"/>
            <w:tabs>
              <w:tab w:val="right" w:leader="dot" w:pos="10214"/>
            </w:tabs>
            <w:rPr>
              <w:rFonts w:eastAsiaTheme="minorEastAsia" w:cstheme="minorBidi"/>
              <w:b w:val="0"/>
              <w:bCs w:val="0"/>
              <w:noProof/>
              <w:sz w:val="24"/>
              <w:szCs w:val="24"/>
            </w:rPr>
          </w:pPr>
          <w:hyperlink w:anchor="_Toc92701417" w:history="1">
            <w:r w:rsidR="007A10A6" w:rsidRPr="00B503E5">
              <w:rPr>
                <w:rStyle w:val="Hyperlink"/>
                <w:noProof/>
              </w:rPr>
              <w:t>Log File</w:t>
            </w:r>
            <w:r w:rsidR="007A10A6">
              <w:rPr>
                <w:noProof/>
                <w:webHidden/>
              </w:rPr>
              <w:tab/>
            </w:r>
            <w:r w:rsidR="007A10A6">
              <w:rPr>
                <w:noProof/>
                <w:webHidden/>
              </w:rPr>
              <w:fldChar w:fldCharType="begin"/>
            </w:r>
            <w:r w:rsidR="007A10A6">
              <w:rPr>
                <w:noProof/>
                <w:webHidden/>
              </w:rPr>
              <w:instrText xml:space="preserve"> PAGEREF _Toc92701417 \h </w:instrText>
            </w:r>
            <w:r w:rsidR="007A10A6">
              <w:rPr>
                <w:noProof/>
                <w:webHidden/>
              </w:rPr>
            </w:r>
            <w:r w:rsidR="007A10A6">
              <w:rPr>
                <w:noProof/>
                <w:webHidden/>
              </w:rPr>
              <w:fldChar w:fldCharType="separate"/>
            </w:r>
            <w:r w:rsidR="001C4C20">
              <w:rPr>
                <w:noProof/>
                <w:webHidden/>
              </w:rPr>
              <w:t>13</w:t>
            </w:r>
            <w:r w:rsidR="007A10A6">
              <w:rPr>
                <w:noProof/>
                <w:webHidden/>
              </w:rPr>
              <w:fldChar w:fldCharType="end"/>
            </w:r>
          </w:hyperlink>
        </w:p>
        <w:p w14:paraId="36C472F4" w14:textId="35B9E912" w:rsidR="007A10A6" w:rsidRDefault="004E2547" w:rsidP="001C4C20">
          <w:pPr>
            <w:pStyle w:val="TOC1"/>
            <w:rPr>
              <w:rFonts w:eastAsiaTheme="minorEastAsia" w:cstheme="minorBidi"/>
              <w:noProof/>
            </w:rPr>
          </w:pPr>
          <w:hyperlink w:anchor="_Toc92701418" w:history="1">
            <w:r w:rsidR="007A10A6" w:rsidRPr="00B503E5">
              <w:rPr>
                <w:rStyle w:val="Hyperlink"/>
                <w:noProof/>
              </w:rPr>
              <w:t>Scheduling Script to Run</w:t>
            </w:r>
            <w:r w:rsidR="007A10A6">
              <w:rPr>
                <w:noProof/>
                <w:webHidden/>
              </w:rPr>
              <w:tab/>
            </w:r>
            <w:r w:rsidR="007A10A6">
              <w:rPr>
                <w:noProof/>
                <w:webHidden/>
              </w:rPr>
              <w:fldChar w:fldCharType="begin"/>
            </w:r>
            <w:r w:rsidR="007A10A6">
              <w:rPr>
                <w:noProof/>
                <w:webHidden/>
              </w:rPr>
              <w:instrText xml:space="preserve"> PAGEREF _Toc92701418 \h </w:instrText>
            </w:r>
            <w:r w:rsidR="007A10A6">
              <w:rPr>
                <w:noProof/>
                <w:webHidden/>
              </w:rPr>
            </w:r>
            <w:r w:rsidR="007A10A6">
              <w:rPr>
                <w:noProof/>
                <w:webHidden/>
              </w:rPr>
              <w:fldChar w:fldCharType="separate"/>
            </w:r>
            <w:r w:rsidR="001C4C20">
              <w:rPr>
                <w:noProof/>
                <w:webHidden/>
              </w:rPr>
              <w:t>13</w:t>
            </w:r>
            <w:r w:rsidR="007A10A6">
              <w:rPr>
                <w:noProof/>
                <w:webHidden/>
              </w:rPr>
              <w:fldChar w:fldCharType="end"/>
            </w:r>
          </w:hyperlink>
        </w:p>
        <w:p w14:paraId="297AC1F9" w14:textId="382F2697" w:rsidR="007A10A6" w:rsidRDefault="004E2547">
          <w:pPr>
            <w:pStyle w:val="TOC2"/>
            <w:tabs>
              <w:tab w:val="right" w:leader="dot" w:pos="10214"/>
            </w:tabs>
            <w:rPr>
              <w:rFonts w:eastAsiaTheme="minorEastAsia" w:cstheme="minorBidi"/>
              <w:b w:val="0"/>
              <w:bCs w:val="0"/>
              <w:noProof/>
              <w:sz w:val="24"/>
              <w:szCs w:val="24"/>
            </w:rPr>
          </w:pPr>
          <w:hyperlink w:anchor="_Toc92701419" w:history="1">
            <w:r w:rsidR="007A10A6" w:rsidRPr="00B503E5">
              <w:rPr>
                <w:rStyle w:val="Hyperlink"/>
                <w:noProof/>
              </w:rPr>
              <w:t>Mac &amp; Linux based Systems</w:t>
            </w:r>
            <w:r w:rsidR="007A10A6">
              <w:rPr>
                <w:noProof/>
                <w:webHidden/>
              </w:rPr>
              <w:tab/>
            </w:r>
            <w:r w:rsidR="007A10A6">
              <w:rPr>
                <w:noProof/>
                <w:webHidden/>
              </w:rPr>
              <w:fldChar w:fldCharType="begin"/>
            </w:r>
            <w:r w:rsidR="007A10A6">
              <w:rPr>
                <w:noProof/>
                <w:webHidden/>
              </w:rPr>
              <w:instrText xml:space="preserve"> PAGEREF _Toc92701419 \h </w:instrText>
            </w:r>
            <w:r w:rsidR="007A10A6">
              <w:rPr>
                <w:noProof/>
                <w:webHidden/>
              </w:rPr>
            </w:r>
            <w:r w:rsidR="007A10A6">
              <w:rPr>
                <w:noProof/>
                <w:webHidden/>
              </w:rPr>
              <w:fldChar w:fldCharType="separate"/>
            </w:r>
            <w:r w:rsidR="001C4C20">
              <w:rPr>
                <w:noProof/>
                <w:webHidden/>
              </w:rPr>
              <w:t>13</w:t>
            </w:r>
            <w:r w:rsidR="007A10A6">
              <w:rPr>
                <w:noProof/>
                <w:webHidden/>
              </w:rPr>
              <w:fldChar w:fldCharType="end"/>
            </w:r>
          </w:hyperlink>
        </w:p>
        <w:p w14:paraId="6570444C" w14:textId="03E83A89" w:rsidR="007A10A6" w:rsidRDefault="004E2547">
          <w:pPr>
            <w:pStyle w:val="TOC3"/>
            <w:tabs>
              <w:tab w:val="right" w:leader="dot" w:pos="10214"/>
            </w:tabs>
            <w:rPr>
              <w:rFonts w:eastAsiaTheme="minorEastAsia" w:cstheme="minorBidi"/>
              <w:noProof/>
              <w:sz w:val="24"/>
              <w:szCs w:val="24"/>
            </w:rPr>
          </w:pPr>
          <w:hyperlink w:anchor="_Toc92701420" w:history="1">
            <w:r w:rsidR="007A10A6" w:rsidRPr="00B503E5">
              <w:rPr>
                <w:rStyle w:val="Hyperlink"/>
                <w:bCs/>
                <w:noProof/>
              </w:rPr>
              <w:t>Setting up a Cron Job</w:t>
            </w:r>
            <w:r w:rsidR="007A10A6">
              <w:rPr>
                <w:noProof/>
                <w:webHidden/>
              </w:rPr>
              <w:tab/>
            </w:r>
            <w:r w:rsidR="007A10A6">
              <w:rPr>
                <w:noProof/>
                <w:webHidden/>
              </w:rPr>
              <w:fldChar w:fldCharType="begin"/>
            </w:r>
            <w:r w:rsidR="007A10A6">
              <w:rPr>
                <w:noProof/>
                <w:webHidden/>
              </w:rPr>
              <w:instrText xml:space="preserve"> PAGEREF _Toc92701420 \h </w:instrText>
            </w:r>
            <w:r w:rsidR="007A10A6">
              <w:rPr>
                <w:noProof/>
                <w:webHidden/>
              </w:rPr>
            </w:r>
            <w:r w:rsidR="007A10A6">
              <w:rPr>
                <w:noProof/>
                <w:webHidden/>
              </w:rPr>
              <w:fldChar w:fldCharType="separate"/>
            </w:r>
            <w:r w:rsidR="001C4C20">
              <w:rPr>
                <w:noProof/>
                <w:webHidden/>
              </w:rPr>
              <w:t>13</w:t>
            </w:r>
            <w:r w:rsidR="007A10A6">
              <w:rPr>
                <w:noProof/>
                <w:webHidden/>
              </w:rPr>
              <w:fldChar w:fldCharType="end"/>
            </w:r>
          </w:hyperlink>
        </w:p>
        <w:p w14:paraId="1EF90575" w14:textId="7F1A5EC6" w:rsidR="007A10A6" w:rsidRDefault="004E2547">
          <w:pPr>
            <w:pStyle w:val="TOC4"/>
            <w:tabs>
              <w:tab w:val="right" w:leader="dot" w:pos="10214"/>
            </w:tabs>
            <w:rPr>
              <w:rFonts w:eastAsiaTheme="minorEastAsia" w:cstheme="minorBidi"/>
              <w:noProof/>
              <w:sz w:val="24"/>
              <w:szCs w:val="24"/>
            </w:rPr>
          </w:pPr>
          <w:hyperlink w:anchor="_Toc92701421" w:history="1">
            <w:r w:rsidR="007A10A6" w:rsidRPr="00B503E5">
              <w:rPr>
                <w:rStyle w:val="Hyperlink"/>
                <w:noProof/>
              </w:rPr>
              <w:t>Cron Job Time Format</w:t>
            </w:r>
            <w:r w:rsidR="007A10A6">
              <w:rPr>
                <w:noProof/>
                <w:webHidden/>
              </w:rPr>
              <w:tab/>
            </w:r>
            <w:r w:rsidR="007A10A6">
              <w:rPr>
                <w:noProof/>
                <w:webHidden/>
              </w:rPr>
              <w:fldChar w:fldCharType="begin"/>
            </w:r>
            <w:r w:rsidR="007A10A6">
              <w:rPr>
                <w:noProof/>
                <w:webHidden/>
              </w:rPr>
              <w:instrText xml:space="preserve"> PAGEREF _Toc92701421 \h </w:instrText>
            </w:r>
            <w:r w:rsidR="007A10A6">
              <w:rPr>
                <w:noProof/>
                <w:webHidden/>
              </w:rPr>
            </w:r>
            <w:r w:rsidR="007A10A6">
              <w:rPr>
                <w:noProof/>
                <w:webHidden/>
              </w:rPr>
              <w:fldChar w:fldCharType="separate"/>
            </w:r>
            <w:r w:rsidR="001C4C20">
              <w:rPr>
                <w:noProof/>
                <w:webHidden/>
              </w:rPr>
              <w:t>13</w:t>
            </w:r>
            <w:r w:rsidR="007A10A6">
              <w:rPr>
                <w:noProof/>
                <w:webHidden/>
              </w:rPr>
              <w:fldChar w:fldCharType="end"/>
            </w:r>
          </w:hyperlink>
        </w:p>
        <w:p w14:paraId="525317EB" w14:textId="31B2DD4C" w:rsidR="007A10A6" w:rsidRDefault="004E2547">
          <w:pPr>
            <w:pStyle w:val="TOC4"/>
            <w:tabs>
              <w:tab w:val="right" w:leader="dot" w:pos="10214"/>
            </w:tabs>
            <w:rPr>
              <w:rFonts w:eastAsiaTheme="minorEastAsia" w:cstheme="minorBidi"/>
              <w:noProof/>
              <w:sz w:val="24"/>
              <w:szCs w:val="24"/>
            </w:rPr>
          </w:pPr>
          <w:hyperlink w:anchor="_Toc92701422" w:history="1">
            <w:r w:rsidR="007A10A6" w:rsidRPr="00B503E5">
              <w:rPr>
                <w:rStyle w:val="Hyperlink"/>
                <w:noProof/>
              </w:rPr>
              <w:t>Cron Job Script and Script Location</w:t>
            </w:r>
            <w:r w:rsidR="007A10A6">
              <w:rPr>
                <w:noProof/>
                <w:webHidden/>
              </w:rPr>
              <w:tab/>
            </w:r>
            <w:r w:rsidR="007A10A6">
              <w:rPr>
                <w:noProof/>
                <w:webHidden/>
              </w:rPr>
              <w:fldChar w:fldCharType="begin"/>
            </w:r>
            <w:r w:rsidR="007A10A6">
              <w:rPr>
                <w:noProof/>
                <w:webHidden/>
              </w:rPr>
              <w:instrText xml:space="preserve"> PAGEREF _Toc92701422 \h </w:instrText>
            </w:r>
            <w:r w:rsidR="007A10A6">
              <w:rPr>
                <w:noProof/>
                <w:webHidden/>
              </w:rPr>
            </w:r>
            <w:r w:rsidR="007A10A6">
              <w:rPr>
                <w:noProof/>
                <w:webHidden/>
              </w:rPr>
              <w:fldChar w:fldCharType="separate"/>
            </w:r>
            <w:r w:rsidR="001C4C20">
              <w:rPr>
                <w:noProof/>
                <w:webHidden/>
              </w:rPr>
              <w:t>14</w:t>
            </w:r>
            <w:r w:rsidR="007A10A6">
              <w:rPr>
                <w:noProof/>
                <w:webHidden/>
              </w:rPr>
              <w:fldChar w:fldCharType="end"/>
            </w:r>
          </w:hyperlink>
        </w:p>
        <w:p w14:paraId="58C977F9" w14:textId="35E080C1" w:rsidR="007A10A6" w:rsidRDefault="004E2547">
          <w:pPr>
            <w:pStyle w:val="TOC4"/>
            <w:tabs>
              <w:tab w:val="right" w:leader="dot" w:pos="10214"/>
            </w:tabs>
            <w:rPr>
              <w:rFonts w:eastAsiaTheme="minorEastAsia" w:cstheme="minorBidi"/>
              <w:noProof/>
              <w:sz w:val="24"/>
              <w:szCs w:val="24"/>
            </w:rPr>
          </w:pPr>
          <w:hyperlink w:anchor="_Toc92701423" w:history="1">
            <w:r w:rsidR="007A10A6" w:rsidRPr="00B503E5">
              <w:rPr>
                <w:rStyle w:val="Hyperlink"/>
                <w:noProof/>
              </w:rPr>
              <w:t>Cron Job Output and Job Completion</w:t>
            </w:r>
            <w:r w:rsidR="007A10A6">
              <w:rPr>
                <w:noProof/>
                <w:webHidden/>
              </w:rPr>
              <w:tab/>
            </w:r>
            <w:r w:rsidR="007A10A6">
              <w:rPr>
                <w:noProof/>
                <w:webHidden/>
              </w:rPr>
              <w:fldChar w:fldCharType="begin"/>
            </w:r>
            <w:r w:rsidR="007A10A6">
              <w:rPr>
                <w:noProof/>
                <w:webHidden/>
              </w:rPr>
              <w:instrText xml:space="preserve"> PAGEREF _Toc92701423 \h </w:instrText>
            </w:r>
            <w:r w:rsidR="007A10A6">
              <w:rPr>
                <w:noProof/>
                <w:webHidden/>
              </w:rPr>
            </w:r>
            <w:r w:rsidR="007A10A6">
              <w:rPr>
                <w:noProof/>
                <w:webHidden/>
              </w:rPr>
              <w:fldChar w:fldCharType="separate"/>
            </w:r>
            <w:r w:rsidR="001C4C20">
              <w:rPr>
                <w:noProof/>
                <w:webHidden/>
              </w:rPr>
              <w:t>14</w:t>
            </w:r>
            <w:r w:rsidR="007A10A6">
              <w:rPr>
                <w:noProof/>
                <w:webHidden/>
              </w:rPr>
              <w:fldChar w:fldCharType="end"/>
            </w:r>
          </w:hyperlink>
        </w:p>
        <w:p w14:paraId="440C70FC" w14:textId="67DCD240" w:rsidR="007A10A6" w:rsidRDefault="004E2547">
          <w:pPr>
            <w:pStyle w:val="TOC4"/>
            <w:tabs>
              <w:tab w:val="right" w:leader="dot" w:pos="10214"/>
            </w:tabs>
            <w:rPr>
              <w:rFonts w:eastAsiaTheme="minorEastAsia" w:cstheme="minorBidi"/>
              <w:noProof/>
              <w:sz w:val="24"/>
              <w:szCs w:val="24"/>
            </w:rPr>
          </w:pPr>
          <w:hyperlink w:anchor="_Toc92701424" w:history="1">
            <w:r w:rsidR="007A10A6" w:rsidRPr="00B503E5">
              <w:rPr>
                <w:rStyle w:val="Hyperlink"/>
                <w:noProof/>
              </w:rPr>
              <w:t>Cron Job Command Example</w:t>
            </w:r>
            <w:r w:rsidR="007A10A6">
              <w:rPr>
                <w:noProof/>
                <w:webHidden/>
              </w:rPr>
              <w:tab/>
            </w:r>
            <w:r w:rsidR="007A10A6">
              <w:rPr>
                <w:noProof/>
                <w:webHidden/>
              </w:rPr>
              <w:fldChar w:fldCharType="begin"/>
            </w:r>
            <w:r w:rsidR="007A10A6">
              <w:rPr>
                <w:noProof/>
                <w:webHidden/>
              </w:rPr>
              <w:instrText xml:space="preserve"> PAGEREF _Toc92701424 \h </w:instrText>
            </w:r>
            <w:r w:rsidR="007A10A6">
              <w:rPr>
                <w:noProof/>
                <w:webHidden/>
              </w:rPr>
            </w:r>
            <w:r w:rsidR="007A10A6">
              <w:rPr>
                <w:noProof/>
                <w:webHidden/>
              </w:rPr>
              <w:fldChar w:fldCharType="separate"/>
            </w:r>
            <w:r w:rsidR="001C4C20">
              <w:rPr>
                <w:noProof/>
                <w:webHidden/>
              </w:rPr>
              <w:t>14</w:t>
            </w:r>
            <w:r w:rsidR="007A10A6">
              <w:rPr>
                <w:noProof/>
                <w:webHidden/>
              </w:rPr>
              <w:fldChar w:fldCharType="end"/>
            </w:r>
          </w:hyperlink>
        </w:p>
        <w:p w14:paraId="2C57521C" w14:textId="19E6FA71" w:rsidR="007A10A6" w:rsidRDefault="004E2547">
          <w:pPr>
            <w:pStyle w:val="TOC2"/>
            <w:tabs>
              <w:tab w:val="right" w:leader="dot" w:pos="10214"/>
            </w:tabs>
            <w:rPr>
              <w:rFonts w:eastAsiaTheme="minorEastAsia" w:cstheme="minorBidi"/>
              <w:b w:val="0"/>
              <w:bCs w:val="0"/>
              <w:noProof/>
              <w:sz w:val="24"/>
              <w:szCs w:val="24"/>
            </w:rPr>
          </w:pPr>
          <w:hyperlink w:anchor="_Toc92701425" w:history="1">
            <w:r w:rsidR="007A10A6" w:rsidRPr="00B503E5">
              <w:rPr>
                <w:rStyle w:val="Hyperlink"/>
                <w:noProof/>
              </w:rPr>
              <w:t>Windows based Systems</w:t>
            </w:r>
            <w:r w:rsidR="007A10A6">
              <w:rPr>
                <w:noProof/>
                <w:webHidden/>
              </w:rPr>
              <w:tab/>
            </w:r>
            <w:r w:rsidR="007A10A6">
              <w:rPr>
                <w:noProof/>
                <w:webHidden/>
              </w:rPr>
              <w:fldChar w:fldCharType="begin"/>
            </w:r>
            <w:r w:rsidR="007A10A6">
              <w:rPr>
                <w:noProof/>
                <w:webHidden/>
              </w:rPr>
              <w:instrText xml:space="preserve"> PAGEREF _Toc92701425 \h </w:instrText>
            </w:r>
            <w:r w:rsidR="007A10A6">
              <w:rPr>
                <w:noProof/>
                <w:webHidden/>
              </w:rPr>
            </w:r>
            <w:r w:rsidR="007A10A6">
              <w:rPr>
                <w:noProof/>
                <w:webHidden/>
              </w:rPr>
              <w:fldChar w:fldCharType="separate"/>
            </w:r>
            <w:r w:rsidR="001C4C20">
              <w:rPr>
                <w:noProof/>
                <w:webHidden/>
              </w:rPr>
              <w:t>14</w:t>
            </w:r>
            <w:r w:rsidR="007A10A6">
              <w:rPr>
                <w:noProof/>
                <w:webHidden/>
              </w:rPr>
              <w:fldChar w:fldCharType="end"/>
            </w:r>
          </w:hyperlink>
        </w:p>
        <w:p w14:paraId="2CF5B87E" w14:textId="38058175" w:rsidR="007A10A6" w:rsidRDefault="004E2547">
          <w:pPr>
            <w:pStyle w:val="TOC3"/>
            <w:tabs>
              <w:tab w:val="right" w:leader="dot" w:pos="10214"/>
            </w:tabs>
            <w:rPr>
              <w:rFonts w:eastAsiaTheme="minorEastAsia" w:cstheme="minorBidi"/>
              <w:noProof/>
              <w:sz w:val="24"/>
              <w:szCs w:val="24"/>
            </w:rPr>
          </w:pPr>
          <w:hyperlink w:anchor="_Toc92701426" w:history="1">
            <w:r w:rsidR="007A10A6" w:rsidRPr="00B503E5">
              <w:rPr>
                <w:rStyle w:val="Hyperlink"/>
                <w:bCs/>
                <w:noProof/>
              </w:rPr>
              <w:t>Setting up Windows Task Scheduler</w:t>
            </w:r>
            <w:r w:rsidR="007A10A6">
              <w:rPr>
                <w:noProof/>
                <w:webHidden/>
              </w:rPr>
              <w:tab/>
            </w:r>
            <w:r w:rsidR="007A10A6">
              <w:rPr>
                <w:noProof/>
                <w:webHidden/>
              </w:rPr>
              <w:fldChar w:fldCharType="begin"/>
            </w:r>
            <w:r w:rsidR="007A10A6">
              <w:rPr>
                <w:noProof/>
                <w:webHidden/>
              </w:rPr>
              <w:instrText xml:space="preserve"> PAGEREF _Toc92701426 \h </w:instrText>
            </w:r>
            <w:r w:rsidR="007A10A6">
              <w:rPr>
                <w:noProof/>
                <w:webHidden/>
              </w:rPr>
            </w:r>
            <w:r w:rsidR="007A10A6">
              <w:rPr>
                <w:noProof/>
                <w:webHidden/>
              </w:rPr>
              <w:fldChar w:fldCharType="separate"/>
            </w:r>
            <w:r w:rsidR="001C4C20">
              <w:rPr>
                <w:noProof/>
                <w:webHidden/>
              </w:rPr>
              <w:t>14</w:t>
            </w:r>
            <w:r w:rsidR="007A10A6">
              <w:rPr>
                <w:noProof/>
                <w:webHidden/>
              </w:rPr>
              <w:fldChar w:fldCharType="end"/>
            </w:r>
          </w:hyperlink>
        </w:p>
        <w:p w14:paraId="69B375B7" w14:textId="018CDB2E" w:rsidR="007A10A6" w:rsidRDefault="004E2547">
          <w:pPr>
            <w:pStyle w:val="TOC4"/>
            <w:tabs>
              <w:tab w:val="right" w:leader="dot" w:pos="10214"/>
            </w:tabs>
            <w:rPr>
              <w:rFonts w:eastAsiaTheme="minorEastAsia" w:cstheme="minorBidi"/>
              <w:noProof/>
              <w:sz w:val="24"/>
              <w:szCs w:val="24"/>
            </w:rPr>
          </w:pPr>
          <w:hyperlink w:anchor="_Toc92701427" w:history="1">
            <w:r w:rsidR="007A10A6" w:rsidRPr="00B503E5">
              <w:rPr>
                <w:rStyle w:val="Hyperlink"/>
                <w:noProof/>
              </w:rPr>
              <w:t>Start a Program</w:t>
            </w:r>
            <w:r w:rsidR="007A10A6">
              <w:rPr>
                <w:noProof/>
                <w:webHidden/>
              </w:rPr>
              <w:tab/>
            </w:r>
            <w:r w:rsidR="007A10A6">
              <w:rPr>
                <w:noProof/>
                <w:webHidden/>
              </w:rPr>
              <w:fldChar w:fldCharType="begin"/>
            </w:r>
            <w:r w:rsidR="007A10A6">
              <w:rPr>
                <w:noProof/>
                <w:webHidden/>
              </w:rPr>
              <w:instrText xml:space="preserve"> PAGEREF _Toc92701427 \h </w:instrText>
            </w:r>
            <w:r w:rsidR="007A10A6">
              <w:rPr>
                <w:noProof/>
                <w:webHidden/>
              </w:rPr>
            </w:r>
            <w:r w:rsidR="007A10A6">
              <w:rPr>
                <w:noProof/>
                <w:webHidden/>
              </w:rPr>
              <w:fldChar w:fldCharType="separate"/>
            </w:r>
            <w:r w:rsidR="001C4C20">
              <w:rPr>
                <w:noProof/>
                <w:webHidden/>
              </w:rPr>
              <w:t>15</w:t>
            </w:r>
            <w:r w:rsidR="007A10A6">
              <w:rPr>
                <w:noProof/>
                <w:webHidden/>
              </w:rPr>
              <w:fldChar w:fldCharType="end"/>
            </w:r>
          </w:hyperlink>
        </w:p>
        <w:p w14:paraId="24B7D34F" w14:textId="02146098" w:rsidR="007A10A6" w:rsidRDefault="004E2547">
          <w:pPr>
            <w:pStyle w:val="TOC4"/>
            <w:tabs>
              <w:tab w:val="right" w:leader="dot" w:pos="10214"/>
            </w:tabs>
            <w:rPr>
              <w:rFonts w:eastAsiaTheme="minorEastAsia" w:cstheme="minorBidi"/>
              <w:noProof/>
              <w:sz w:val="24"/>
              <w:szCs w:val="24"/>
            </w:rPr>
          </w:pPr>
          <w:hyperlink w:anchor="_Toc92701428" w:history="1">
            <w:r w:rsidR="007A10A6" w:rsidRPr="00B503E5">
              <w:rPr>
                <w:rStyle w:val="Hyperlink"/>
                <w:noProof/>
              </w:rPr>
              <w:t>Editing the Time</w:t>
            </w:r>
            <w:r w:rsidR="007A10A6">
              <w:rPr>
                <w:noProof/>
                <w:webHidden/>
              </w:rPr>
              <w:tab/>
            </w:r>
            <w:r w:rsidR="007A10A6">
              <w:rPr>
                <w:noProof/>
                <w:webHidden/>
              </w:rPr>
              <w:fldChar w:fldCharType="begin"/>
            </w:r>
            <w:r w:rsidR="007A10A6">
              <w:rPr>
                <w:noProof/>
                <w:webHidden/>
              </w:rPr>
              <w:instrText xml:space="preserve"> PAGEREF _Toc92701428 \h </w:instrText>
            </w:r>
            <w:r w:rsidR="007A10A6">
              <w:rPr>
                <w:noProof/>
                <w:webHidden/>
              </w:rPr>
            </w:r>
            <w:r w:rsidR="007A10A6">
              <w:rPr>
                <w:noProof/>
                <w:webHidden/>
              </w:rPr>
              <w:fldChar w:fldCharType="separate"/>
            </w:r>
            <w:r w:rsidR="001C4C20">
              <w:rPr>
                <w:noProof/>
                <w:webHidden/>
              </w:rPr>
              <w:t>16</w:t>
            </w:r>
            <w:r w:rsidR="007A10A6">
              <w:rPr>
                <w:noProof/>
                <w:webHidden/>
              </w:rPr>
              <w:fldChar w:fldCharType="end"/>
            </w:r>
          </w:hyperlink>
        </w:p>
        <w:p w14:paraId="3B3251C5" w14:textId="0AD4BFD2" w:rsidR="007A10A6" w:rsidRDefault="004E2547" w:rsidP="001C4C20">
          <w:pPr>
            <w:pStyle w:val="TOC1"/>
            <w:rPr>
              <w:rFonts w:eastAsiaTheme="minorEastAsia" w:cstheme="minorBidi"/>
              <w:noProof/>
            </w:rPr>
          </w:pPr>
          <w:hyperlink w:anchor="_Toc92701429" w:history="1">
            <w:r w:rsidR="007A10A6" w:rsidRPr="00B503E5">
              <w:rPr>
                <w:rStyle w:val="Hyperlink"/>
                <w:noProof/>
              </w:rPr>
              <w:t>Troubleshooting:</w:t>
            </w:r>
            <w:r w:rsidR="007A10A6">
              <w:rPr>
                <w:noProof/>
                <w:webHidden/>
              </w:rPr>
              <w:tab/>
            </w:r>
            <w:r w:rsidR="007A10A6">
              <w:rPr>
                <w:noProof/>
                <w:webHidden/>
              </w:rPr>
              <w:fldChar w:fldCharType="begin"/>
            </w:r>
            <w:r w:rsidR="007A10A6">
              <w:rPr>
                <w:noProof/>
                <w:webHidden/>
              </w:rPr>
              <w:instrText xml:space="preserve"> PAGEREF _Toc92701429 \h </w:instrText>
            </w:r>
            <w:r w:rsidR="007A10A6">
              <w:rPr>
                <w:noProof/>
                <w:webHidden/>
              </w:rPr>
            </w:r>
            <w:r w:rsidR="007A10A6">
              <w:rPr>
                <w:noProof/>
                <w:webHidden/>
              </w:rPr>
              <w:fldChar w:fldCharType="separate"/>
            </w:r>
            <w:r w:rsidR="001C4C20">
              <w:rPr>
                <w:noProof/>
                <w:webHidden/>
              </w:rPr>
              <w:t>16</w:t>
            </w:r>
            <w:r w:rsidR="007A10A6">
              <w:rPr>
                <w:noProof/>
                <w:webHidden/>
              </w:rPr>
              <w:fldChar w:fldCharType="end"/>
            </w:r>
          </w:hyperlink>
        </w:p>
        <w:p w14:paraId="1477C4C4" w14:textId="1ECFA0C0" w:rsidR="007A10A6" w:rsidRDefault="004E2547">
          <w:pPr>
            <w:pStyle w:val="TOC2"/>
            <w:tabs>
              <w:tab w:val="right" w:leader="dot" w:pos="10214"/>
            </w:tabs>
            <w:rPr>
              <w:rFonts w:eastAsiaTheme="minorEastAsia" w:cstheme="minorBidi"/>
              <w:b w:val="0"/>
              <w:bCs w:val="0"/>
              <w:noProof/>
              <w:sz w:val="24"/>
              <w:szCs w:val="24"/>
            </w:rPr>
          </w:pPr>
          <w:hyperlink w:anchor="_Toc92701430" w:history="1">
            <w:r w:rsidR="007A10A6" w:rsidRPr="00B503E5">
              <w:rPr>
                <w:rStyle w:val="Hyperlink"/>
                <w:noProof/>
              </w:rPr>
              <w:t>Log File</w:t>
            </w:r>
            <w:r w:rsidR="007A10A6">
              <w:rPr>
                <w:noProof/>
                <w:webHidden/>
              </w:rPr>
              <w:tab/>
            </w:r>
            <w:r w:rsidR="007A10A6">
              <w:rPr>
                <w:noProof/>
                <w:webHidden/>
              </w:rPr>
              <w:fldChar w:fldCharType="begin"/>
            </w:r>
            <w:r w:rsidR="007A10A6">
              <w:rPr>
                <w:noProof/>
                <w:webHidden/>
              </w:rPr>
              <w:instrText xml:space="preserve"> PAGEREF _Toc92701430 \h </w:instrText>
            </w:r>
            <w:r w:rsidR="007A10A6">
              <w:rPr>
                <w:noProof/>
                <w:webHidden/>
              </w:rPr>
            </w:r>
            <w:r w:rsidR="007A10A6">
              <w:rPr>
                <w:noProof/>
                <w:webHidden/>
              </w:rPr>
              <w:fldChar w:fldCharType="separate"/>
            </w:r>
            <w:r w:rsidR="001C4C20">
              <w:rPr>
                <w:noProof/>
                <w:webHidden/>
              </w:rPr>
              <w:t>16</w:t>
            </w:r>
            <w:r w:rsidR="007A10A6">
              <w:rPr>
                <w:noProof/>
                <w:webHidden/>
              </w:rPr>
              <w:fldChar w:fldCharType="end"/>
            </w:r>
          </w:hyperlink>
        </w:p>
        <w:p w14:paraId="51C450A5" w14:textId="1E56A7D7" w:rsidR="007A10A6" w:rsidRDefault="004E2547">
          <w:pPr>
            <w:pStyle w:val="TOC3"/>
            <w:tabs>
              <w:tab w:val="right" w:leader="dot" w:pos="10214"/>
            </w:tabs>
            <w:rPr>
              <w:rFonts w:eastAsiaTheme="minorEastAsia" w:cstheme="minorBidi"/>
              <w:noProof/>
              <w:sz w:val="24"/>
              <w:szCs w:val="24"/>
            </w:rPr>
          </w:pPr>
          <w:hyperlink w:anchor="_Toc92701431" w:history="1">
            <w:r w:rsidR="007A10A6" w:rsidRPr="00B503E5">
              <w:rPr>
                <w:rStyle w:val="Hyperlink"/>
                <w:noProof/>
              </w:rPr>
              <w:t>Invalid XIQ token</w:t>
            </w:r>
            <w:r w:rsidR="007A10A6">
              <w:rPr>
                <w:noProof/>
                <w:webHidden/>
              </w:rPr>
              <w:tab/>
            </w:r>
            <w:r w:rsidR="007A10A6">
              <w:rPr>
                <w:noProof/>
                <w:webHidden/>
              </w:rPr>
              <w:fldChar w:fldCharType="begin"/>
            </w:r>
            <w:r w:rsidR="007A10A6">
              <w:rPr>
                <w:noProof/>
                <w:webHidden/>
              </w:rPr>
              <w:instrText xml:space="preserve"> PAGEREF _Toc92701431 \h </w:instrText>
            </w:r>
            <w:r w:rsidR="007A10A6">
              <w:rPr>
                <w:noProof/>
                <w:webHidden/>
              </w:rPr>
            </w:r>
            <w:r w:rsidR="007A10A6">
              <w:rPr>
                <w:noProof/>
                <w:webHidden/>
              </w:rPr>
              <w:fldChar w:fldCharType="separate"/>
            </w:r>
            <w:r w:rsidR="001C4C20">
              <w:rPr>
                <w:noProof/>
                <w:webHidden/>
              </w:rPr>
              <w:t>16</w:t>
            </w:r>
            <w:r w:rsidR="007A10A6">
              <w:rPr>
                <w:noProof/>
                <w:webHidden/>
              </w:rPr>
              <w:fldChar w:fldCharType="end"/>
            </w:r>
          </w:hyperlink>
        </w:p>
        <w:p w14:paraId="7356A1AE" w14:textId="7D719E85" w:rsidR="007A10A6" w:rsidRDefault="004E2547">
          <w:pPr>
            <w:pStyle w:val="TOC3"/>
            <w:tabs>
              <w:tab w:val="right" w:leader="dot" w:pos="10214"/>
            </w:tabs>
            <w:rPr>
              <w:rFonts w:eastAsiaTheme="minorEastAsia" w:cstheme="minorBidi"/>
              <w:noProof/>
              <w:sz w:val="24"/>
              <w:szCs w:val="24"/>
            </w:rPr>
          </w:pPr>
          <w:hyperlink w:anchor="_Toc92701432" w:history="1">
            <w:r w:rsidR="007A10A6" w:rsidRPr="00B503E5">
              <w:rPr>
                <w:rStyle w:val="Hyperlink"/>
                <w:noProof/>
              </w:rPr>
              <w:t>Invalid XIQ token format</w:t>
            </w:r>
            <w:r w:rsidR="007A10A6">
              <w:rPr>
                <w:noProof/>
                <w:webHidden/>
              </w:rPr>
              <w:tab/>
            </w:r>
            <w:r w:rsidR="007A10A6">
              <w:rPr>
                <w:noProof/>
                <w:webHidden/>
              </w:rPr>
              <w:fldChar w:fldCharType="begin"/>
            </w:r>
            <w:r w:rsidR="007A10A6">
              <w:rPr>
                <w:noProof/>
                <w:webHidden/>
              </w:rPr>
              <w:instrText xml:space="preserve"> PAGEREF _Toc92701432 \h </w:instrText>
            </w:r>
            <w:r w:rsidR="007A10A6">
              <w:rPr>
                <w:noProof/>
                <w:webHidden/>
              </w:rPr>
            </w:r>
            <w:r w:rsidR="007A10A6">
              <w:rPr>
                <w:noProof/>
                <w:webHidden/>
              </w:rPr>
              <w:fldChar w:fldCharType="separate"/>
            </w:r>
            <w:r w:rsidR="001C4C20">
              <w:rPr>
                <w:noProof/>
                <w:webHidden/>
              </w:rPr>
              <w:t>16</w:t>
            </w:r>
            <w:r w:rsidR="007A10A6">
              <w:rPr>
                <w:noProof/>
                <w:webHidden/>
              </w:rPr>
              <w:fldChar w:fldCharType="end"/>
            </w:r>
          </w:hyperlink>
        </w:p>
        <w:p w14:paraId="5D8584F3" w14:textId="0ADB5619" w:rsidR="007A10A6" w:rsidRDefault="004E2547">
          <w:pPr>
            <w:pStyle w:val="TOC3"/>
            <w:tabs>
              <w:tab w:val="right" w:leader="dot" w:pos="10214"/>
            </w:tabs>
            <w:rPr>
              <w:rFonts w:eastAsiaTheme="minorEastAsia" w:cstheme="minorBidi"/>
              <w:noProof/>
              <w:sz w:val="24"/>
              <w:szCs w:val="24"/>
            </w:rPr>
          </w:pPr>
          <w:hyperlink w:anchor="_Toc92701433" w:history="1">
            <w:r w:rsidR="007A10A6" w:rsidRPr="00B503E5">
              <w:rPr>
                <w:rStyle w:val="Hyperlink"/>
                <w:noProof/>
              </w:rPr>
              <w:t>Expired XIQ token</w:t>
            </w:r>
            <w:r w:rsidR="007A10A6">
              <w:rPr>
                <w:noProof/>
                <w:webHidden/>
              </w:rPr>
              <w:tab/>
            </w:r>
            <w:r w:rsidR="007A10A6">
              <w:rPr>
                <w:noProof/>
                <w:webHidden/>
              </w:rPr>
              <w:fldChar w:fldCharType="begin"/>
            </w:r>
            <w:r w:rsidR="007A10A6">
              <w:rPr>
                <w:noProof/>
                <w:webHidden/>
              </w:rPr>
              <w:instrText xml:space="preserve"> PAGEREF _Toc92701433 \h </w:instrText>
            </w:r>
            <w:r w:rsidR="007A10A6">
              <w:rPr>
                <w:noProof/>
                <w:webHidden/>
              </w:rPr>
            </w:r>
            <w:r w:rsidR="007A10A6">
              <w:rPr>
                <w:noProof/>
                <w:webHidden/>
              </w:rPr>
              <w:fldChar w:fldCharType="separate"/>
            </w:r>
            <w:r w:rsidR="001C4C20">
              <w:rPr>
                <w:noProof/>
                <w:webHidden/>
              </w:rPr>
              <w:t>17</w:t>
            </w:r>
            <w:r w:rsidR="007A10A6">
              <w:rPr>
                <w:noProof/>
                <w:webHidden/>
              </w:rPr>
              <w:fldChar w:fldCharType="end"/>
            </w:r>
          </w:hyperlink>
        </w:p>
        <w:p w14:paraId="664A381D" w14:textId="374277B3" w:rsidR="007A10A6" w:rsidRDefault="004E2547">
          <w:pPr>
            <w:pStyle w:val="TOC3"/>
            <w:tabs>
              <w:tab w:val="right" w:leader="dot" w:pos="10214"/>
            </w:tabs>
            <w:rPr>
              <w:rFonts w:eastAsiaTheme="minorEastAsia" w:cstheme="minorBidi"/>
              <w:noProof/>
              <w:sz w:val="24"/>
              <w:szCs w:val="24"/>
            </w:rPr>
          </w:pPr>
          <w:hyperlink w:anchor="_Toc92701434" w:history="1">
            <w:r w:rsidR="007A10A6" w:rsidRPr="00B503E5">
              <w:rPr>
                <w:rStyle w:val="Hyperlink"/>
                <w:noProof/>
              </w:rPr>
              <w:t>Invalid XIQ Username/password</w:t>
            </w:r>
            <w:r w:rsidR="007A10A6">
              <w:rPr>
                <w:noProof/>
                <w:webHidden/>
              </w:rPr>
              <w:tab/>
            </w:r>
            <w:r w:rsidR="007A10A6">
              <w:rPr>
                <w:noProof/>
                <w:webHidden/>
              </w:rPr>
              <w:fldChar w:fldCharType="begin"/>
            </w:r>
            <w:r w:rsidR="007A10A6">
              <w:rPr>
                <w:noProof/>
                <w:webHidden/>
              </w:rPr>
              <w:instrText xml:space="preserve"> PAGEREF _Toc92701434 \h </w:instrText>
            </w:r>
            <w:r w:rsidR="007A10A6">
              <w:rPr>
                <w:noProof/>
                <w:webHidden/>
              </w:rPr>
            </w:r>
            <w:r w:rsidR="007A10A6">
              <w:rPr>
                <w:noProof/>
                <w:webHidden/>
              </w:rPr>
              <w:fldChar w:fldCharType="separate"/>
            </w:r>
            <w:r w:rsidR="001C4C20">
              <w:rPr>
                <w:noProof/>
                <w:webHidden/>
              </w:rPr>
              <w:t>17</w:t>
            </w:r>
            <w:r w:rsidR="007A10A6">
              <w:rPr>
                <w:noProof/>
                <w:webHidden/>
              </w:rPr>
              <w:fldChar w:fldCharType="end"/>
            </w:r>
          </w:hyperlink>
        </w:p>
        <w:p w14:paraId="4857A892" w14:textId="6F471E3F" w:rsidR="007A10A6" w:rsidRDefault="004E2547">
          <w:pPr>
            <w:pStyle w:val="TOC3"/>
            <w:tabs>
              <w:tab w:val="right" w:leader="dot" w:pos="10214"/>
            </w:tabs>
            <w:rPr>
              <w:rFonts w:eastAsiaTheme="minorEastAsia" w:cstheme="minorBidi"/>
              <w:noProof/>
              <w:sz w:val="24"/>
              <w:szCs w:val="24"/>
            </w:rPr>
          </w:pPr>
          <w:hyperlink w:anchor="_Toc92701435" w:history="1">
            <w:r w:rsidR="007A10A6" w:rsidRPr="00B503E5">
              <w:rPr>
                <w:rStyle w:val="Hyperlink"/>
                <w:noProof/>
              </w:rPr>
              <w:t>Unable to reach AD server</w:t>
            </w:r>
            <w:r w:rsidR="007A10A6">
              <w:rPr>
                <w:noProof/>
                <w:webHidden/>
              </w:rPr>
              <w:tab/>
            </w:r>
            <w:r w:rsidR="007A10A6">
              <w:rPr>
                <w:noProof/>
                <w:webHidden/>
              </w:rPr>
              <w:fldChar w:fldCharType="begin"/>
            </w:r>
            <w:r w:rsidR="007A10A6">
              <w:rPr>
                <w:noProof/>
                <w:webHidden/>
              </w:rPr>
              <w:instrText xml:space="preserve"> PAGEREF _Toc92701435 \h </w:instrText>
            </w:r>
            <w:r w:rsidR="007A10A6">
              <w:rPr>
                <w:noProof/>
                <w:webHidden/>
              </w:rPr>
            </w:r>
            <w:r w:rsidR="007A10A6">
              <w:rPr>
                <w:noProof/>
                <w:webHidden/>
              </w:rPr>
              <w:fldChar w:fldCharType="separate"/>
            </w:r>
            <w:r w:rsidR="001C4C20">
              <w:rPr>
                <w:noProof/>
                <w:webHidden/>
              </w:rPr>
              <w:t>17</w:t>
            </w:r>
            <w:r w:rsidR="007A10A6">
              <w:rPr>
                <w:noProof/>
                <w:webHidden/>
              </w:rPr>
              <w:fldChar w:fldCharType="end"/>
            </w:r>
          </w:hyperlink>
        </w:p>
        <w:p w14:paraId="65EAC26D" w14:textId="7081C5B0" w:rsidR="007A10A6" w:rsidRDefault="004E2547">
          <w:pPr>
            <w:pStyle w:val="TOC3"/>
            <w:tabs>
              <w:tab w:val="right" w:leader="dot" w:pos="10214"/>
            </w:tabs>
            <w:rPr>
              <w:rFonts w:eastAsiaTheme="minorEastAsia" w:cstheme="minorBidi"/>
              <w:noProof/>
              <w:sz w:val="24"/>
              <w:szCs w:val="24"/>
            </w:rPr>
          </w:pPr>
          <w:hyperlink w:anchor="_Toc92701436" w:history="1">
            <w:r w:rsidR="007A10A6" w:rsidRPr="00B503E5">
              <w:rPr>
                <w:rStyle w:val="Hyperlink"/>
                <w:noProof/>
              </w:rPr>
              <w:t>XIQ User Failed to Create</w:t>
            </w:r>
            <w:r w:rsidR="007A10A6">
              <w:rPr>
                <w:noProof/>
                <w:webHidden/>
              </w:rPr>
              <w:tab/>
            </w:r>
            <w:r w:rsidR="007A10A6">
              <w:rPr>
                <w:noProof/>
                <w:webHidden/>
              </w:rPr>
              <w:fldChar w:fldCharType="begin"/>
            </w:r>
            <w:r w:rsidR="007A10A6">
              <w:rPr>
                <w:noProof/>
                <w:webHidden/>
              </w:rPr>
              <w:instrText xml:space="preserve"> PAGEREF _Toc92701436 \h </w:instrText>
            </w:r>
            <w:r w:rsidR="007A10A6">
              <w:rPr>
                <w:noProof/>
                <w:webHidden/>
              </w:rPr>
            </w:r>
            <w:r w:rsidR="007A10A6">
              <w:rPr>
                <w:noProof/>
                <w:webHidden/>
              </w:rPr>
              <w:fldChar w:fldCharType="separate"/>
            </w:r>
            <w:r w:rsidR="001C4C20">
              <w:rPr>
                <w:noProof/>
                <w:webHidden/>
              </w:rPr>
              <w:t>17</w:t>
            </w:r>
            <w:r w:rsidR="007A10A6">
              <w:rPr>
                <w:noProof/>
                <w:webHidden/>
              </w:rPr>
              <w:fldChar w:fldCharType="end"/>
            </w:r>
          </w:hyperlink>
        </w:p>
        <w:p w14:paraId="7A31C42F" w14:textId="6A9A4480" w:rsidR="007A10A6" w:rsidRDefault="004E2547">
          <w:pPr>
            <w:pStyle w:val="TOC3"/>
            <w:tabs>
              <w:tab w:val="right" w:leader="dot" w:pos="10214"/>
            </w:tabs>
            <w:rPr>
              <w:rFonts w:eastAsiaTheme="minorEastAsia" w:cstheme="minorBidi"/>
              <w:noProof/>
              <w:sz w:val="24"/>
              <w:szCs w:val="24"/>
            </w:rPr>
          </w:pPr>
          <w:hyperlink w:anchor="_Toc92701437" w:history="1">
            <w:r w:rsidR="007A10A6" w:rsidRPr="00B503E5">
              <w:rPr>
                <w:rStyle w:val="Hyperlink"/>
                <w:noProof/>
              </w:rPr>
              <w:t>XIQ Timeout Error</w:t>
            </w:r>
            <w:r w:rsidR="007A10A6">
              <w:rPr>
                <w:noProof/>
                <w:webHidden/>
              </w:rPr>
              <w:tab/>
            </w:r>
            <w:r w:rsidR="007A10A6">
              <w:rPr>
                <w:noProof/>
                <w:webHidden/>
              </w:rPr>
              <w:fldChar w:fldCharType="begin"/>
            </w:r>
            <w:r w:rsidR="007A10A6">
              <w:rPr>
                <w:noProof/>
                <w:webHidden/>
              </w:rPr>
              <w:instrText xml:space="preserve"> PAGEREF _Toc92701437 \h </w:instrText>
            </w:r>
            <w:r w:rsidR="007A10A6">
              <w:rPr>
                <w:noProof/>
                <w:webHidden/>
              </w:rPr>
            </w:r>
            <w:r w:rsidR="007A10A6">
              <w:rPr>
                <w:noProof/>
                <w:webHidden/>
              </w:rPr>
              <w:fldChar w:fldCharType="separate"/>
            </w:r>
            <w:r w:rsidR="001C4C20">
              <w:rPr>
                <w:noProof/>
                <w:webHidden/>
              </w:rPr>
              <w:t>17</w:t>
            </w:r>
            <w:r w:rsidR="007A10A6">
              <w:rPr>
                <w:noProof/>
                <w:webHidden/>
              </w:rPr>
              <w:fldChar w:fldCharType="end"/>
            </w:r>
          </w:hyperlink>
        </w:p>
        <w:p w14:paraId="62403130" w14:textId="25FD7833" w:rsidR="007A10A6" w:rsidRDefault="004E2547">
          <w:pPr>
            <w:pStyle w:val="TOC3"/>
            <w:tabs>
              <w:tab w:val="right" w:leader="dot" w:pos="10214"/>
            </w:tabs>
            <w:rPr>
              <w:rFonts w:eastAsiaTheme="minorEastAsia" w:cstheme="minorBidi"/>
              <w:noProof/>
              <w:sz w:val="24"/>
              <w:szCs w:val="24"/>
            </w:rPr>
          </w:pPr>
          <w:hyperlink w:anchor="_Toc92701438" w:history="1">
            <w:r w:rsidR="007A10A6" w:rsidRPr="00B503E5">
              <w:rPr>
                <w:rStyle w:val="Hyperlink"/>
                <w:noProof/>
              </w:rPr>
              <w:t>Email is not set for AD User</w:t>
            </w:r>
            <w:r w:rsidR="007A10A6">
              <w:rPr>
                <w:noProof/>
                <w:webHidden/>
              </w:rPr>
              <w:tab/>
            </w:r>
            <w:r w:rsidR="007A10A6">
              <w:rPr>
                <w:noProof/>
                <w:webHidden/>
              </w:rPr>
              <w:fldChar w:fldCharType="begin"/>
            </w:r>
            <w:r w:rsidR="007A10A6">
              <w:rPr>
                <w:noProof/>
                <w:webHidden/>
              </w:rPr>
              <w:instrText xml:space="preserve"> PAGEREF _Toc92701438 \h </w:instrText>
            </w:r>
            <w:r w:rsidR="007A10A6">
              <w:rPr>
                <w:noProof/>
                <w:webHidden/>
              </w:rPr>
            </w:r>
            <w:r w:rsidR="007A10A6">
              <w:rPr>
                <w:noProof/>
                <w:webHidden/>
              </w:rPr>
              <w:fldChar w:fldCharType="separate"/>
            </w:r>
            <w:r w:rsidR="001C4C20">
              <w:rPr>
                <w:noProof/>
                <w:webHidden/>
              </w:rPr>
              <w:t>17</w:t>
            </w:r>
            <w:r w:rsidR="007A10A6">
              <w:rPr>
                <w:noProof/>
                <w:webHidden/>
              </w:rPr>
              <w:fldChar w:fldCharType="end"/>
            </w:r>
          </w:hyperlink>
        </w:p>
        <w:p w14:paraId="53ABF0DA" w14:textId="746364B5" w:rsidR="007A10A6" w:rsidRDefault="004E2547">
          <w:pPr>
            <w:pStyle w:val="TOC2"/>
            <w:tabs>
              <w:tab w:val="right" w:leader="dot" w:pos="10214"/>
            </w:tabs>
            <w:rPr>
              <w:rFonts w:eastAsiaTheme="minorEastAsia" w:cstheme="minorBidi"/>
              <w:b w:val="0"/>
              <w:bCs w:val="0"/>
              <w:noProof/>
              <w:sz w:val="24"/>
              <w:szCs w:val="24"/>
            </w:rPr>
          </w:pPr>
          <w:hyperlink w:anchor="_Toc92701439" w:history="1">
            <w:r w:rsidR="007A10A6" w:rsidRPr="00B503E5">
              <w:rPr>
                <w:rStyle w:val="Hyperlink"/>
                <w:noProof/>
              </w:rPr>
              <w:t>AD_Test.py</w:t>
            </w:r>
            <w:r w:rsidR="007A10A6">
              <w:rPr>
                <w:noProof/>
                <w:webHidden/>
              </w:rPr>
              <w:tab/>
            </w:r>
            <w:r w:rsidR="007A10A6">
              <w:rPr>
                <w:noProof/>
                <w:webHidden/>
              </w:rPr>
              <w:fldChar w:fldCharType="begin"/>
            </w:r>
            <w:r w:rsidR="007A10A6">
              <w:rPr>
                <w:noProof/>
                <w:webHidden/>
              </w:rPr>
              <w:instrText xml:space="preserve"> PAGEREF _Toc92701439 \h </w:instrText>
            </w:r>
            <w:r w:rsidR="007A10A6">
              <w:rPr>
                <w:noProof/>
                <w:webHidden/>
              </w:rPr>
            </w:r>
            <w:r w:rsidR="007A10A6">
              <w:rPr>
                <w:noProof/>
                <w:webHidden/>
              </w:rPr>
              <w:fldChar w:fldCharType="separate"/>
            </w:r>
            <w:r w:rsidR="001C4C20">
              <w:rPr>
                <w:noProof/>
                <w:webHidden/>
              </w:rPr>
              <w:t>18</w:t>
            </w:r>
            <w:r w:rsidR="007A10A6">
              <w:rPr>
                <w:noProof/>
                <w:webHidden/>
              </w:rPr>
              <w:fldChar w:fldCharType="end"/>
            </w:r>
          </w:hyperlink>
        </w:p>
        <w:p w14:paraId="778169A4" w14:textId="450EA767" w:rsidR="005D1E11" w:rsidRDefault="005D1E11">
          <w:r>
            <w:rPr>
              <w:rFonts w:asciiTheme="minorHAnsi" w:hAnsiTheme="minorHAnsi" w:cstheme="minorHAnsi"/>
              <w:i/>
              <w:iCs/>
            </w:rPr>
            <w:fldChar w:fldCharType="end"/>
          </w:r>
        </w:p>
      </w:sdtContent>
    </w:sdt>
    <w:p w14:paraId="3F371AEF" w14:textId="63CA5095" w:rsidR="00230B1B" w:rsidRDefault="00230B1B" w:rsidP="00230B1B">
      <w:pPr>
        <w:pStyle w:val="TOCHeading"/>
        <w:rPr>
          <w:color w:val="7030A0"/>
        </w:rPr>
      </w:pPr>
    </w:p>
    <w:p w14:paraId="4B81CEAA" w14:textId="77777777" w:rsidR="00644758" w:rsidRDefault="00644758" w:rsidP="00EE284F">
      <w:pPr>
        <w:pStyle w:val="NoSpacing"/>
        <w:rPr>
          <w:rFonts w:ascii="Times New Roman" w:hAnsi="Times New Roman"/>
        </w:rPr>
      </w:pPr>
    </w:p>
    <w:p w14:paraId="7B5C61FB" w14:textId="77777777" w:rsidR="00644758" w:rsidRDefault="00644758" w:rsidP="00EE284F">
      <w:pPr>
        <w:pStyle w:val="NoSpacing"/>
        <w:rPr>
          <w:rFonts w:ascii="Times New Roman" w:hAnsi="Times New Roman"/>
        </w:rPr>
      </w:pPr>
    </w:p>
    <w:p w14:paraId="6B319978" w14:textId="77777777" w:rsidR="00644758" w:rsidRDefault="00644758" w:rsidP="00EE284F">
      <w:pPr>
        <w:pStyle w:val="NoSpacing"/>
        <w:rPr>
          <w:rFonts w:ascii="Times New Roman" w:hAnsi="Times New Roman"/>
        </w:rPr>
      </w:pPr>
    </w:p>
    <w:p w14:paraId="7BAEE9C9" w14:textId="77777777" w:rsidR="00644758" w:rsidRDefault="00644758" w:rsidP="00EE284F">
      <w:pPr>
        <w:pStyle w:val="NoSpacing"/>
        <w:rPr>
          <w:rFonts w:ascii="Times New Roman" w:hAnsi="Times New Roman"/>
        </w:rPr>
      </w:pPr>
    </w:p>
    <w:p w14:paraId="72DC513F" w14:textId="77777777" w:rsidR="00644758" w:rsidRDefault="00644758" w:rsidP="00EE284F">
      <w:pPr>
        <w:pStyle w:val="NoSpacing"/>
        <w:rPr>
          <w:rFonts w:ascii="Times New Roman" w:hAnsi="Times New Roman"/>
        </w:rPr>
      </w:pPr>
    </w:p>
    <w:p w14:paraId="0A113796" w14:textId="77777777" w:rsidR="00644758" w:rsidRDefault="00644758" w:rsidP="00EE284F">
      <w:pPr>
        <w:pStyle w:val="NoSpacing"/>
        <w:rPr>
          <w:rFonts w:ascii="Times New Roman" w:hAnsi="Times New Roman"/>
        </w:rPr>
      </w:pPr>
    </w:p>
    <w:p w14:paraId="54597430" w14:textId="77777777" w:rsidR="00644758" w:rsidRDefault="00644758" w:rsidP="00EE284F">
      <w:pPr>
        <w:pStyle w:val="NoSpacing"/>
        <w:rPr>
          <w:rFonts w:ascii="Times New Roman" w:hAnsi="Times New Roman"/>
        </w:rPr>
      </w:pPr>
    </w:p>
    <w:p w14:paraId="3F81FEB1" w14:textId="77777777" w:rsidR="00644758" w:rsidRDefault="00644758" w:rsidP="00EE284F">
      <w:pPr>
        <w:pStyle w:val="NoSpacing"/>
        <w:rPr>
          <w:rFonts w:ascii="Times New Roman" w:hAnsi="Times New Roman"/>
        </w:rPr>
      </w:pPr>
    </w:p>
    <w:p w14:paraId="19C11297" w14:textId="77777777" w:rsidR="00E505A4" w:rsidRDefault="00E505A4">
      <w:pPr>
        <w:rPr>
          <w:rFonts w:asciiTheme="majorHAnsi" w:eastAsiaTheme="majorEastAsia" w:hAnsiTheme="majorHAnsi" w:cstheme="majorBidi"/>
          <w:b/>
          <w:color w:val="7030A0"/>
          <w:sz w:val="28"/>
          <w:szCs w:val="32"/>
        </w:rPr>
      </w:pPr>
      <w:bookmarkStart w:id="18" w:name="_Toc87020353"/>
      <w:r>
        <w:br w:type="page"/>
      </w:r>
    </w:p>
    <w:p w14:paraId="4E2451B8" w14:textId="02B5F693" w:rsidR="00644758" w:rsidRPr="00BB1CF4" w:rsidRDefault="00644758" w:rsidP="00644758">
      <w:pPr>
        <w:pStyle w:val="Heading1"/>
        <w:rPr>
          <w:rFonts w:cstheme="majorHAnsi"/>
        </w:rPr>
      </w:pPr>
      <w:bookmarkStart w:id="19" w:name="_Toc92701393"/>
      <w:r w:rsidRPr="00BB1CF4">
        <w:lastRenderedPageBreak/>
        <w:t>Prerequisites</w:t>
      </w:r>
      <w:r w:rsidRPr="00BB1CF4">
        <w:rPr>
          <w:rFonts w:cstheme="majorHAnsi"/>
        </w:rPr>
        <w:t>:</w:t>
      </w:r>
      <w:bookmarkEnd w:id="18"/>
      <w:bookmarkEnd w:id="19"/>
    </w:p>
    <w:p w14:paraId="13DB2CFB" w14:textId="2561626D" w:rsidR="00644758" w:rsidRPr="00454820" w:rsidRDefault="00644758" w:rsidP="00A7161A">
      <w:pPr>
        <w:pStyle w:val="ListParagraph"/>
        <w:numPr>
          <w:ilvl w:val="0"/>
          <w:numId w:val="2"/>
        </w:numPr>
        <w:rPr>
          <w:rFonts w:asciiTheme="minorHAnsi" w:hAnsiTheme="minorHAnsi" w:cstheme="minorHAnsi"/>
          <w:strike/>
        </w:rPr>
      </w:pPr>
      <w:r w:rsidRPr="0088700F">
        <w:rPr>
          <w:rFonts w:asciiTheme="minorHAnsi" w:hAnsiTheme="minorHAnsi" w:cstheme="minorHAnsi"/>
        </w:rPr>
        <w:t>ExtremeCloud IQ Public Cloud, Private Cloud</w:t>
      </w:r>
      <w:r w:rsidR="008A5A10">
        <w:rPr>
          <w:rFonts w:asciiTheme="minorHAnsi" w:hAnsiTheme="minorHAnsi" w:cstheme="minorHAnsi"/>
        </w:rPr>
        <w:t xml:space="preserve"> (</w:t>
      </w:r>
      <w:r w:rsidR="008B64A2">
        <w:rPr>
          <w:rFonts w:asciiTheme="minorHAnsi" w:hAnsiTheme="minorHAnsi" w:cstheme="minorHAnsi"/>
        </w:rPr>
        <w:t>IQVA on-prem is not supported.</w:t>
      </w:r>
      <w:r w:rsidR="008A5A10">
        <w:rPr>
          <w:rFonts w:asciiTheme="minorHAnsi" w:hAnsiTheme="minorHAnsi" w:cstheme="minorHAnsi"/>
        </w:rPr>
        <w:t>)</w:t>
      </w:r>
      <w:r w:rsidRPr="0088700F">
        <w:rPr>
          <w:rFonts w:asciiTheme="minorHAnsi" w:hAnsiTheme="minorHAnsi" w:cstheme="minorHAnsi"/>
        </w:rPr>
        <w:br/>
        <w:t xml:space="preserve">o The key directory can be stored in the cloud (unlimited keys) or local on </w:t>
      </w:r>
      <w:r w:rsidRPr="007E6DC4">
        <w:rPr>
          <w:rFonts w:asciiTheme="minorHAnsi" w:hAnsiTheme="minorHAnsi" w:cstheme="minorHAnsi"/>
        </w:rPr>
        <w:t>all access points (10,000 key maximum limit)</w:t>
      </w:r>
    </w:p>
    <w:p w14:paraId="5A594BFC" w14:textId="219C9D39"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Knowledge of XIQ by adding access points, creating network policies, and SSIDs </w:t>
      </w:r>
    </w:p>
    <w:p w14:paraId="104866E1" w14:textId="31B45779" w:rsidR="00644758" w:rsidRPr="0088700F" w:rsidRDefault="000942C9"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XIQ PPSK SSID and associated User Groups </w:t>
      </w:r>
      <w:r w:rsidR="00F35545">
        <w:rPr>
          <w:rFonts w:asciiTheme="minorHAnsi" w:hAnsiTheme="minorHAnsi" w:cstheme="minorHAnsi"/>
        </w:rPr>
        <w:t>c</w:t>
      </w:r>
      <w:r w:rsidR="00F35545" w:rsidRPr="0088700F">
        <w:rPr>
          <w:rFonts w:asciiTheme="minorHAnsi" w:hAnsiTheme="minorHAnsi" w:cstheme="minorHAnsi"/>
        </w:rPr>
        <w:t>onfigured</w:t>
      </w:r>
    </w:p>
    <w:p w14:paraId="2EC4E23B"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RadSec Proxy requires TCP Port 2083 to be open on your internet firewall </w:t>
      </w:r>
    </w:p>
    <w:p w14:paraId="5227C98C" w14:textId="77777777" w:rsidR="00644758" w:rsidRPr="0088700F" w:rsidRDefault="00644758" w:rsidP="004C31FD">
      <w:pPr>
        <w:pStyle w:val="ListParagraph"/>
        <w:numPr>
          <w:ilvl w:val="0"/>
          <w:numId w:val="2"/>
        </w:numPr>
        <w:rPr>
          <w:rFonts w:asciiTheme="minorHAnsi" w:hAnsiTheme="minorHAnsi" w:cstheme="minorHAnsi"/>
        </w:rPr>
      </w:pPr>
      <w:r w:rsidRPr="0088700F">
        <w:rPr>
          <w:rFonts w:asciiTheme="minorHAnsi" w:hAnsiTheme="minorHAnsi" w:cstheme="minorHAnsi"/>
        </w:rPr>
        <w:t xml:space="preserve">One or more XIQ native access points </w:t>
      </w:r>
    </w:p>
    <w:p w14:paraId="0E99AF4F" w14:textId="67C986A0" w:rsidR="00644758" w:rsidRDefault="00644758" w:rsidP="004C31FD">
      <w:pPr>
        <w:pStyle w:val="ListParagraph"/>
        <w:numPr>
          <w:ilvl w:val="0"/>
          <w:numId w:val="2"/>
        </w:numPr>
        <w:rPr>
          <w:rFonts w:cstheme="minorHAnsi"/>
        </w:rPr>
      </w:pPr>
      <w:r w:rsidRPr="0088700F">
        <w:rPr>
          <w:rFonts w:asciiTheme="minorHAnsi" w:hAnsiTheme="minorHAnsi" w:cstheme="minorHAnsi"/>
        </w:rPr>
        <w:t>Not supported on wired systems, A3 NAC, or campus-based Wi-Fi systems (</w:t>
      </w:r>
      <w:proofErr w:type="spellStart"/>
      <w:r w:rsidRPr="0088700F">
        <w:rPr>
          <w:rFonts w:asciiTheme="minorHAnsi" w:hAnsiTheme="minorHAnsi" w:cstheme="minorHAnsi"/>
        </w:rPr>
        <w:t>WiNG</w:t>
      </w:r>
      <w:proofErr w:type="spellEnd"/>
      <w:r w:rsidRPr="0088700F">
        <w:rPr>
          <w:rFonts w:asciiTheme="minorHAnsi" w:hAnsiTheme="minorHAnsi" w:cstheme="minorHAnsi"/>
        </w:rPr>
        <w:t xml:space="preserve"> or </w:t>
      </w:r>
      <w:proofErr w:type="spellStart"/>
      <w:r w:rsidRPr="0088700F">
        <w:rPr>
          <w:rFonts w:asciiTheme="minorHAnsi" w:hAnsiTheme="minorHAnsi" w:cstheme="minorHAnsi"/>
        </w:rPr>
        <w:t>IdentiFi</w:t>
      </w:r>
      <w:proofErr w:type="spellEnd"/>
      <w:r w:rsidRPr="0088700F">
        <w:rPr>
          <w:rFonts w:asciiTheme="minorHAnsi" w:hAnsiTheme="minorHAnsi" w:cstheme="minorHAnsi"/>
        </w:rPr>
        <w:t>)</w:t>
      </w:r>
    </w:p>
    <w:p w14:paraId="393EA568" w14:textId="073A2007" w:rsidR="00BD4ABD" w:rsidRPr="0034153E" w:rsidRDefault="00BD4ABD" w:rsidP="004C31FD">
      <w:pPr>
        <w:pStyle w:val="ListParagraph"/>
        <w:numPr>
          <w:ilvl w:val="0"/>
          <w:numId w:val="2"/>
        </w:numPr>
        <w:rPr>
          <w:rFonts w:asciiTheme="minorHAnsi" w:hAnsiTheme="minorHAnsi" w:cstheme="minorHAnsi"/>
        </w:rPr>
      </w:pPr>
      <w:r w:rsidRPr="0034153E">
        <w:rPr>
          <w:rFonts w:asciiTheme="minorHAnsi" w:hAnsiTheme="minorHAnsi" w:cstheme="minorHAnsi"/>
        </w:rPr>
        <w:t xml:space="preserve">Download </w:t>
      </w:r>
      <w:r w:rsidR="0034153E">
        <w:rPr>
          <w:rFonts w:asciiTheme="minorHAnsi" w:hAnsiTheme="minorHAnsi" w:cstheme="minorHAnsi"/>
        </w:rPr>
        <w:t xml:space="preserve">of </w:t>
      </w:r>
      <w:r w:rsidRPr="0034153E">
        <w:rPr>
          <w:rFonts w:asciiTheme="minorHAnsi" w:hAnsiTheme="minorHAnsi" w:cstheme="minorHAnsi"/>
        </w:rPr>
        <w:t xml:space="preserve">the following </w:t>
      </w:r>
      <w:r w:rsidR="0034153E">
        <w:rPr>
          <w:rFonts w:asciiTheme="minorHAnsi" w:hAnsiTheme="minorHAnsi" w:cstheme="minorHAnsi"/>
        </w:rPr>
        <w:t>f</w:t>
      </w:r>
      <w:r w:rsidRPr="0034153E">
        <w:rPr>
          <w:rFonts w:asciiTheme="minorHAnsi" w:hAnsiTheme="minorHAnsi" w:cstheme="minorHAnsi"/>
        </w:rPr>
        <w:t>iles</w:t>
      </w:r>
    </w:p>
    <w:p w14:paraId="6CDA1BA4" w14:textId="7F43CB3D" w:rsidR="00BD4ABD" w:rsidRDefault="00BD4ABD" w:rsidP="00BD4ABD">
      <w:pPr>
        <w:pStyle w:val="ListParagraph"/>
        <w:numPr>
          <w:ilvl w:val="1"/>
          <w:numId w:val="2"/>
        </w:numPr>
        <w:rPr>
          <w:rFonts w:asciiTheme="minorHAnsi" w:hAnsiTheme="minorHAnsi" w:cstheme="minorHAnsi"/>
        </w:rPr>
      </w:pPr>
      <w:r w:rsidRPr="0034153E">
        <w:rPr>
          <w:rFonts w:asciiTheme="minorHAnsi" w:hAnsiTheme="minorHAnsi" w:cstheme="minorHAnsi"/>
        </w:rPr>
        <w:t>XIQ-AD-PPSK-Sync.py</w:t>
      </w:r>
    </w:p>
    <w:p w14:paraId="20627186" w14:textId="20D02515" w:rsidR="006320FE" w:rsidRPr="0034153E" w:rsidRDefault="00FA4127" w:rsidP="006320FE">
      <w:pPr>
        <w:pStyle w:val="ListParagraph"/>
        <w:numPr>
          <w:ilvl w:val="2"/>
          <w:numId w:val="2"/>
        </w:numPr>
        <w:rPr>
          <w:rFonts w:asciiTheme="minorHAnsi" w:hAnsiTheme="minorHAnsi" w:cstheme="minorHAnsi"/>
        </w:rPr>
      </w:pPr>
      <w:r>
        <w:rPr>
          <w:rFonts w:asciiTheme="minorHAnsi" w:hAnsiTheme="minorHAnsi" w:cstheme="minorHAnsi"/>
          <w:noProof/>
        </w:rPr>
        <w:drawing>
          <wp:anchor distT="0" distB="0" distL="114300" distR="114300" simplePos="0" relativeHeight="251725824" behindDoc="1" locked="0" layoutInCell="1" allowOverlap="1" wp14:anchorId="4C24FC82" wp14:editId="7D2718B3">
            <wp:simplePos x="0" y="0"/>
            <wp:positionH relativeFrom="column">
              <wp:posOffset>4700905</wp:posOffset>
            </wp:positionH>
            <wp:positionV relativeFrom="paragraph">
              <wp:posOffset>102235</wp:posOffset>
            </wp:positionV>
            <wp:extent cx="2274570" cy="730885"/>
            <wp:effectExtent l="0" t="0" r="0" b="5715"/>
            <wp:wrapTight wrapText="bothSides">
              <wp:wrapPolygon edited="0">
                <wp:start x="0" y="0"/>
                <wp:lineTo x="0" y="21394"/>
                <wp:lineTo x="21467" y="21394"/>
                <wp:lineTo x="21467"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74570" cy="730885"/>
                    </a:xfrm>
                    <a:prstGeom prst="rect">
                      <a:avLst/>
                    </a:prstGeom>
                  </pic:spPr>
                </pic:pic>
              </a:graphicData>
            </a:graphic>
            <wp14:sizeRelH relativeFrom="page">
              <wp14:pctWidth>0</wp14:pctWidth>
            </wp14:sizeRelH>
            <wp14:sizeRelV relativeFrom="page">
              <wp14:pctHeight>0</wp14:pctHeight>
            </wp14:sizeRelV>
          </wp:anchor>
        </w:drawing>
      </w:r>
      <w:r w:rsidR="006320FE">
        <w:rPr>
          <w:rFonts w:asciiTheme="minorHAnsi" w:hAnsiTheme="minorHAnsi" w:cstheme="minorHAnsi"/>
        </w:rPr>
        <w:t>Version 2.0.</w:t>
      </w:r>
      <w:r w:rsidR="00DF7F8A">
        <w:rPr>
          <w:rFonts w:asciiTheme="minorHAnsi" w:hAnsiTheme="minorHAnsi" w:cstheme="minorHAnsi"/>
        </w:rPr>
        <w:t xml:space="preserve">5 </w:t>
      </w:r>
      <w:r w:rsidR="006320FE">
        <w:rPr>
          <w:rFonts w:asciiTheme="minorHAnsi" w:hAnsiTheme="minorHAnsi" w:cstheme="minorHAnsi"/>
        </w:rPr>
        <w:t>is the current version. See lines 11-16 in script</w:t>
      </w:r>
    </w:p>
    <w:p w14:paraId="6FEBDF0A" w14:textId="267DFA9B" w:rsidR="000B716A" w:rsidRDefault="000B716A" w:rsidP="00BD4ABD">
      <w:pPr>
        <w:pStyle w:val="ListParagraph"/>
        <w:numPr>
          <w:ilvl w:val="1"/>
          <w:numId w:val="2"/>
        </w:numPr>
        <w:rPr>
          <w:rFonts w:asciiTheme="minorHAnsi" w:hAnsiTheme="minorHAnsi" w:cstheme="minorHAnsi"/>
        </w:rPr>
      </w:pPr>
      <w:r w:rsidRPr="0034153E">
        <w:rPr>
          <w:rFonts w:asciiTheme="minorHAnsi" w:hAnsiTheme="minorHAnsi" w:cstheme="minorHAnsi"/>
        </w:rPr>
        <w:t xml:space="preserve">AD_Test.py (optional – </w:t>
      </w:r>
      <w:r w:rsidR="00E505A4" w:rsidRPr="0034153E">
        <w:rPr>
          <w:rFonts w:asciiTheme="minorHAnsi" w:hAnsiTheme="minorHAnsi" w:cstheme="minorHAnsi"/>
        </w:rPr>
        <w:t xml:space="preserve">see </w:t>
      </w:r>
      <w:hyperlink w:anchor="_AD_Test.py" w:history="1">
        <w:r w:rsidR="00E505A4" w:rsidRPr="0034153E">
          <w:rPr>
            <w:rStyle w:val="Hyperlink"/>
            <w:rFonts w:asciiTheme="minorHAnsi" w:hAnsiTheme="minorHAnsi" w:cstheme="minorHAnsi"/>
          </w:rPr>
          <w:t>troubleshooting</w:t>
        </w:r>
      </w:hyperlink>
      <w:r w:rsidR="00E505A4" w:rsidRPr="0034153E">
        <w:rPr>
          <w:rFonts w:asciiTheme="minorHAnsi" w:hAnsiTheme="minorHAnsi" w:cstheme="minorHAnsi"/>
        </w:rPr>
        <w:t xml:space="preserve"> section)</w:t>
      </w:r>
    </w:p>
    <w:p w14:paraId="61A629CB" w14:textId="3D5D4072" w:rsidR="006320FE" w:rsidRPr="0034153E" w:rsidRDefault="006320FE" w:rsidP="006320FE">
      <w:pPr>
        <w:pStyle w:val="ListParagraph"/>
        <w:numPr>
          <w:ilvl w:val="2"/>
          <w:numId w:val="2"/>
        </w:numPr>
        <w:rPr>
          <w:rFonts w:asciiTheme="minorHAnsi" w:hAnsiTheme="minorHAnsi" w:cstheme="minorHAnsi"/>
        </w:rPr>
      </w:pPr>
      <w:r>
        <w:rPr>
          <w:rFonts w:asciiTheme="minorHAnsi" w:hAnsiTheme="minorHAnsi" w:cstheme="minorHAnsi"/>
        </w:rPr>
        <w:t>Version 2.0.3 is the current version. Lines 5-10</w:t>
      </w:r>
    </w:p>
    <w:p w14:paraId="07BA3BA6" w14:textId="1711FAB5" w:rsidR="00BD4ABD" w:rsidRPr="0034153E" w:rsidRDefault="00C914A3" w:rsidP="00BD4ABD">
      <w:pPr>
        <w:pStyle w:val="ListParagraph"/>
        <w:numPr>
          <w:ilvl w:val="1"/>
          <w:numId w:val="2"/>
        </w:numPr>
        <w:rPr>
          <w:rFonts w:asciiTheme="minorHAnsi" w:hAnsiTheme="minorHAnsi" w:cstheme="minorHAnsi"/>
        </w:rPr>
      </w:pPr>
      <w:r w:rsidRPr="0034153E">
        <w:rPr>
          <w:rFonts w:asciiTheme="minorHAnsi" w:hAnsiTheme="minorHAnsi" w:cstheme="minorHAnsi"/>
        </w:rPr>
        <w:t>requirements.txt</w:t>
      </w:r>
      <w:r w:rsidR="00E505A4" w:rsidRPr="0034153E">
        <w:rPr>
          <w:rFonts w:asciiTheme="minorHAnsi" w:hAnsiTheme="minorHAnsi" w:cstheme="minorHAnsi"/>
        </w:rPr>
        <w:t xml:space="preserve"> (optional </w:t>
      </w:r>
      <w:r w:rsidR="00B540E1" w:rsidRPr="0034153E">
        <w:rPr>
          <w:rFonts w:asciiTheme="minorHAnsi" w:hAnsiTheme="minorHAnsi" w:cstheme="minorHAnsi"/>
        </w:rPr>
        <w:t>–</w:t>
      </w:r>
      <w:r w:rsidR="00E505A4" w:rsidRPr="0034153E">
        <w:rPr>
          <w:rFonts w:asciiTheme="minorHAnsi" w:hAnsiTheme="minorHAnsi" w:cstheme="minorHAnsi"/>
        </w:rPr>
        <w:t xml:space="preserve"> </w:t>
      </w:r>
      <w:r w:rsidR="00B540E1" w:rsidRPr="0034153E">
        <w:rPr>
          <w:rFonts w:asciiTheme="minorHAnsi" w:hAnsiTheme="minorHAnsi" w:cstheme="minorHAnsi"/>
        </w:rPr>
        <w:t xml:space="preserve">see </w:t>
      </w:r>
      <w:hyperlink w:anchor="_Installing_required_modules" w:history="1">
        <w:r w:rsidR="00B540E1" w:rsidRPr="0034153E">
          <w:rPr>
            <w:rStyle w:val="Hyperlink"/>
            <w:rFonts w:asciiTheme="minorHAnsi" w:hAnsiTheme="minorHAnsi" w:cstheme="minorHAnsi"/>
          </w:rPr>
          <w:t>modules</w:t>
        </w:r>
      </w:hyperlink>
      <w:r w:rsidR="00B540E1" w:rsidRPr="0034153E">
        <w:rPr>
          <w:rFonts w:asciiTheme="minorHAnsi" w:hAnsiTheme="minorHAnsi" w:cstheme="minorHAnsi"/>
        </w:rPr>
        <w:t xml:space="preserve"> section)</w:t>
      </w:r>
    </w:p>
    <w:p w14:paraId="449610A8" w14:textId="330F69F8" w:rsidR="00BB5751" w:rsidRDefault="00BB5751" w:rsidP="000942C9">
      <w:pPr>
        <w:pStyle w:val="Heading1"/>
      </w:pPr>
      <w:bookmarkStart w:id="20" w:name="_Toc87020354"/>
    </w:p>
    <w:p w14:paraId="07563B36" w14:textId="3A64B58F" w:rsidR="000942C9" w:rsidRDefault="000942C9" w:rsidP="000942C9">
      <w:pPr>
        <w:pStyle w:val="Heading1"/>
      </w:pPr>
      <w:bookmarkStart w:id="21" w:name="_Toc92701394"/>
      <w:r>
        <w:t>Scripting Environment Preparation:</w:t>
      </w:r>
      <w:bookmarkEnd w:id="20"/>
      <w:bookmarkEnd w:id="21"/>
      <w:r>
        <w:t xml:space="preserve"> </w:t>
      </w:r>
    </w:p>
    <w:p w14:paraId="0DB77BC9" w14:textId="2E1C73DD" w:rsidR="000942C9" w:rsidRDefault="000942C9" w:rsidP="000942C9">
      <w:pPr>
        <w:pStyle w:val="Heading3"/>
      </w:pPr>
      <w:bookmarkStart w:id="22" w:name="_Toc87020355"/>
      <w:bookmarkStart w:id="23" w:name="_Toc92701395"/>
      <w:r w:rsidRPr="00995066">
        <w:rPr>
          <w:rStyle w:val="Heading2Char"/>
          <w:b/>
          <w:bCs/>
        </w:rPr>
        <w:t>Information</w:t>
      </w:r>
      <w:r>
        <w:t>:</w:t>
      </w:r>
      <w:bookmarkEnd w:id="22"/>
      <w:bookmarkEnd w:id="23"/>
    </w:p>
    <w:p w14:paraId="6F8DF9CC" w14:textId="6418E99B" w:rsidR="00995066" w:rsidRPr="0088700F" w:rsidRDefault="000942C9" w:rsidP="000942C9">
      <w:pPr>
        <w:rPr>
          <w:rFonts w:asciiTheme="minorHAnsi" w:hAnsiTheme="minorHAnsi" w:cstheme="minorHAnsi"/>
        </w:rPr>
      </w:pPr>
      <w:r w:rsidRPr="0088700F">
        <w:rPr>
          <w:rFonts w:asciiTheme="minorHAnsi" w:hAnsiTheme="minorHAnsi" w:cstheme="minorHAnsi"/>
        </w:rPr>
        <w:t xml:space="preserve">The XIQ-AD-PPSK-Sync.py script requires, at minimum, Python 3.6 and tested up to Python 3.9.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 xml:space="preserve">manually, but ideally would be set up as a cronjob to be ran ever </w:t>
      </w:r>
      <w:r w:rsidR="0082270D">
        <w:rPr>
          <w:rFonts w:asciiTheme="minorHAnsi" w:hAnsiTheme="minorHAnsi" w:cstheme="minorHAnsi"/>
        </w:rPr>
        <w:t xml:space="preserve">8, </w:t>
      </w:r>
      <w:r w:rsidRPr="0088700F">
        <w:rPr>
          <w:rFonts w:asciiTheme="minorHAnsi" w:hAnsiTheme="minorHAnsi" w:cstheme="minorHAnsi"/>
        </w:rPr>
        <w:t>12</w:t>
      </w:r>
      <w:r w:rsidR="0082270D">
        <w:rPr>
          <w:rFonts w:asciiTheme="minorHAnsi" w:hAnsiTheme="minorHAnsi" w:cstheme="minorHAnsi"/>
        </w:rPr>
        <w:t>,</w:t>
      </w:r>
      <w:r w:rsidRPr="0088700F">
        <w:rPr>
          <w:rFonts w:asciiTheme="minorHAnsi" w:hAnsiTheme="minorHAnsi" w:cstheme="minorHAnsi"/>
        </w:rPr>
        <w:t xml:space="preserve"> or 24 hours. 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from any device</w:t>
      </w:r>
      <w:r w:rsidR="00995066" w:rsidRPr="0088700F">
        <w:rPr>
          <w:rFonts w:asciiTheme="minorHAnsi" w:hAnsiTheme="minorHAnsi" w:cstheme="minorHAnsi"/>
        </w:rPr>
        <w:t xml:space="preserve"> with python and the needed modules installed. This device will need to be able to</w:t>
      </w:r>
      <w:r w:rsidRPr="0088700F">
        <w:rPr>
          <w:rFonts w:asciiTheme="minorHAnsi" w:hAnsiTheme="minorHAnsi" w:cstheme="minorHAnsi"/>
        </w:rPr>
        <w:t xml:space="preserve"> reach the Active Directory server as well as reach out to ExtremeCloud IQ. </w:t>
      </w:r>
    </w:p>
    <w:p w14:paraId="1495BBD5" w14:textId="0C75376D" w:rsidR="000942C9" w:rsidRPr="0088700F" w:rsidRDefault="00995066" w:rsidP="000942C9">
      <w:pPr>
        <w:rPr>
          <w:rFonts w:asciiTheme="minorHAnsi" w:hAnsiTheme="minorHAnsi" w:cstheme="minorHAnsi"/>
        </w:rPr>
      </w:pPr>
      <w:r w:rsidRPr="0088700F">
        <w:rPr>
          <w:rFonts w:asciiTheme="minorHAnsi" w:hAnsiTheme="minorHAnsi" w:cstheme="minorHAnsi"/>
        </w:rPr>
        <w:t>The script, when ran, will create a XIQ-AD-PPSK-Sync.log file. This log file will show information about PPSK users created and deleted. It will also show how many users were parsed from</w:t>
      </w:r>
      <w:r w:rsidR="00EF2B80">
        <w:rPr>
          <w:rFonts w:asciiTheme="minorHAnsi" w:hAnsiTheme="minorHAnsi" w:cstheme="minorHAnsi"/>
        </w:rPr>
        <w:t xml:space="preserve"> XIQ and</w:t>
      </w:r>
      <w:r w:rsidRPr="0088700F">
        <w:rPr>
          <w:rFonts w:asciiTheme="minorHAnsi" w:hAnsiTheme="minorHAnsi" w:cstheme="minorHAnsi"/>
        </w:rPr>
        <w:t xml:space="preserve"> Active Directory</w:t>
      </w:r>
      <w:r w:rsidR="00EF2B80">
        <w:rPr>
          <w:rFonts w:asciiTheme="minorHAnsi" w:hAnsiTheme="minorHAnsi" w:cstheme="minorHAnsi"/>
        </w:rPr>
        <w:t xml:space="preserve"> when ran</w:t>
      </w:r>
      <w:r w:rsidRPr="0088700F">
        <w:rPr>
          <w:rFonts w:asciiTheme="minorHAnsi" w:hAnsiTheme="minorHAnsi" w:cstheme="minorHAnsi"/>
        </w:rPr>
        <w:t>. Any API errors experienced will also show up in the log file.</w:t>
      </w:r>
    </w:p>
    <w:p w14:paraId="316DD036" w14:textId="77777777" w:rsidR="00BB5751" w:rsidRDefault="00BB5751" w:rsidP="00077259">
      <w:pPr>
        <w:pStyle w:val="Heading2"/>
      </w:pPr>
      <w:bookmarkStart w:id="24" w:name="_Toc87020356"/>
    </w:p>
    <w:p w14:paraId="6AACD1E0" w14:textId="4C09DCF0" w:rsidR="00077259" w:rsidRDefault="00077259" w:rsidP="00077259">
      <w:pPr>
        <w:pStyle w:val="Heading2"/>
      </w:pPr>
      <w:bookmarkStart w:id="25" w:name="_Toc92701396"/>
      <w:r>
        <w:t>Device Choice:</w:t>
      </w:r>
      <w:bookmarkEnd w:id="24"/>
      <w:bookmarkEnd w:id="25"/>
    </w:p>
    <w:p w14:paraId="3C0A73BA" w14:textId="31CD2F89"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This script can be </w:t>
      </w:r>
      <w:r w:rsidR="00630ED9">
        <w:rPr>
          <w:rFonts w:asciiTheme="minorHAnsi" w:hAnsiTheme="minorHAnsi" w:cstheme="minorHAnsi"/>
        </w:rPr>
        <w:t>executed</w:t>
      </w:r>
      <w:r w:rsidR="00630ED9" w:rsidRPr="0088700F">
        <w:rPr>
          <w:rFonts w:asciiTheme="minorHAnsi" w:hAnsiTheme="minorHAnsi" w:cstheme="minorHAnsi"/>
        </w:rPr>
        <w:t xml:space="preserve"> </w:t>
      </w:r>
      <w:r w:rsidRPr="0088700F">
        <w:rPr>
          <w:rFonts w:asciiTheme="minorHAnsi" w:hAnsiTheme="minorHAnsi" w:cstheme="minorHAnsi"/>
        </w:rPr>
        <w:t xml:space="preserve">from any device that can run python 3.6 or higher. The device could be a server running </w:t>
      </w:r>
      <w:proofErr w:type="spellStart"/>
      <w:r w:rsidR="000F78DF">
        <w:rPr>
          <w:rFonts w:asciiTheme="minorHAnsi" w:hAnsiTheme="minorHAnsi" w:cstheme="minorHAnsi"/>
        </w:rPr>
        <w:t>R</w:t>
      </w:r>
      <w:r w:rsidRPr="0088700F">
        <w:rPr>
          <w:rFonts w:asciiTheme="minorHAnsi" w:hAnsiTheme="minorHAnsi" w:cstheme="minorHAnsi"/>
        </w:rPr>
        <w:t>edhat</w:t>
      </w:r>
      <w:proofErr w:type="spellEnd"/>
      <w:r w:rsidRPr="0088700F">
        <w:rPr>
          <w:rFonts w:asciiTheme="minorHAnsi" w:hAnsiTheme="minorHAnsi" w:cstheme="minorHAnsi"/>
        </w:rPr>
        <w:t xml:space="preserve">, a pc/laptop running </w:t>
      </w:r>
      <w:r w:rsidR="000F78DF">
        <w:rPr>
          <w:rFonts w:asciiTheme="minorHAnsi" w:hAnsiTheme="minorHAnsi" w:cstheme="minorHAnsi"/>
        </w:rPr>
        <w:t>W</w:t>
      </w:r>
      <w:r w:rsidR="000F78DF" w:rsidRPr="0088700F">
        <w:rPr>
          <w:rFonts w:asciiTheme="minorHAnsi" w:hAnsiTheme="minorHAnsi" w:cstheme="minorHAnsi"/>
        </w:rPr>
        <w:t xml:space="preserve">indows </w:t>
      </w:r>
      <w:r w:rsidRPr="0088700F">
        <w:rPr>
          <w:rFonts w:asciiTheme="minorHAnsi" w:hAnsiTheme="minorHAnsi" w:cstheme="minorHAnsi"/>
        </w:rPr>
        <w:t xml:space="preserve">10 or Mac OSX, or even a </w:t>
      </w:r>
      <w:r w:rsidR="000F78DF">
        <w:rPr>
          <w:rFonts w:asciiTheme="minorHAnsi" w:hAnsiTheme="minorHAnsi" w:cstheme="minorHAnsi"/>
        </w:rPr>
        <w:t>R</w:t>
      </w:r>
      <w:r w:rsidRPr="0088700F">
        <w:rPr>
          <w:rFonts w:asciiTheme="minorHAnsi" w:hAnsiTheme="minorHAnsi" w:cstheme="minorHAnsi"/>
        </w:rPr>
        <w:t xml:space="preserve">aspberry </w:t>
      </w:r>
      <w:r w:rsidR="000F78DF">
        <w:rPr>
          <w:rFonts w:asciiTheme="minorHAnsi" w:hAnsiTheme="minorHAnsi" w:cstheme="minorHAnsi"/>
        </w:rPr>
        <w:t>P</w:t>
      </w:r>
      <w:r w:rsidRPr="0088700F">
        <w:rPr>
          <w:rFonts w:asciiTheme="minorHAnsi" w:hAnsiTheme="minorHAnsi" w:cstheme="minorHAnsi"/>
        </w:rPr>
        <w:t>i type device. The device will need to be on the network and be able to reach the</w:t>
      </w:r>
      <w:r w:rsidR="003E1288">
        <w:rPr>
          <w:rFonts w:asciiTheme="minorHAnsi" w:hAnsiTheme="minorHAnsi" w:cstheme="minorHAnsi"/>
        </w:rPr>
        <w:t xml:space="preserve"> local</w:t>
      </w:r>
      <w:r w:rsidRPr="0088700F">
        <w:rPr>
          <w:rFonts w:asciiTheme="minorHAnsi" w:hAnsiTheme="minorHAnsi" w:cstheme="minorHAnsi"/>
        </w:rPr>
        <w:t xml:space="preserve"> Active Directory </w:t>
      </w:r>
      <w:r w:rsidR="000F78DF">
        <w:rPr>
          <w:rFonts w:asciiTheme="minorHAnsi" w:hAnsiTheme="minorHAnsi" w:cstheme="minorHAnsi"/>
        </w:rPr>
        <w:t xml:space="preserve">server </w:t>
      </w:r>
      <w:r w:rsidRPr="0088700F">
        <w:rPr>
          <w:rFonts w:asciiTheme="minorHAnsi" w:hAnsiTheme="minorHAnsi" w:cstheme="minorHAnsi"/>
        </w:rPr>
        <w:t xml:space="preserve">as well as reach ExtremeCloud IQ. This can be done through a proxy. </w:t>
      </w:r>
      <w:r w:rsidRPr="007D2CFB">
        <w:rPr>
          <w:rFonts w:asciiTheme="minorHAnsi" w:hAnsiTheme="minorHAnsi" w:cstheme="minorHAnsi"/>
        </w:rPr>
        <w:t>Proxy config is beyond the scope of this guide.</w:t>
      </w:r>
      <w:r w:rsidRPr="0088700F">
        <w:rPr>
          <w:rFonts w:asciiTheme="minorHAnsi" w:hAnsiTheme="minorHAnsi" w:cstheme="minorHAnsi"/>
        </w:rPr>
        <w:t xml:space="preserve"> </w:t>
      </w:r>
    </w:p>
    <w:p w14:paraId="1B2F0662" w14:textId="77777777" w:rsidR="00BB5751" w:rsidRDefault="00BB5751" w:rsidP="00995066">
      <w:pPr>
        <w:pStyle w:val="Heading2"/>
      </w:pPr>
      <w:bookmarkStart w:id="26" w:name="_Toc87020357"/>
    </w:p>
    <w:p w14:paraId="5AC0AD46" w14:textId="5CD9661B" w:rsidR="00995066" w:rsidRDefault="00995066" w:rsidP="00995066">
      <w:pPr>
        <w:pStyle w:val="Heading2"/>
      </w:pPr>
      <w:bookmarkStart w:id="27" w:name="_Toc92701397"/>
      <w:r>
        <w:t>Python Installation:</w:t>
      </w:r>
      <w:bookmarkEnd w:id="26"/>
      <w:bookmarkEnd w:id="27"/>
    </w:p>
    <w:p w14:paraId="41F5A37F" w14:textId="366A6F07" w:rsidR="00077259" w:rsidRPr="0088700F" w:rsidRDefault="00077259" w:rsidP="00077259">
      <w:pPr>
        <w:rPr>
          <w:rFonts w:asciiTheme="minorHAnsi" w:hAnsiTheme="minorHAnsi" w:cstheme="minorHAnsi"/>
        </w:rPr>
      </w:pPr>
      <w:r w:rsidRPr="0088700F">
        <w:rPr>
          <w:rFonts w:asciiTheme="minorHAnsi" w:hAnsiTheme="minorHAnsi" w:cstheme="minorHAnsi"/>
        </w:rPr>
        <w:t xml:space="preserve">Depending on the device that is used, you may need to install python, or a different version of python. </w:t>
      </w:r>
      <w:r w:rsidR="00973626" w:rsidRPr="0088700F">
        <w:rPr>
          <w:rFonts w:asciiTheme="minorHAnsi" w:hAnsiTheme="minorHAnsi" w:cstheme="minorHAnsi"/>
        </w:rPr>
        <w:t>The easiest way to check the version of python is to open the terminal (Power Shell on Windows) and type this command.</w:t>
      </w:r>
    </w:p>
    <w:bookmarkStart w:id="28" w:name="_Toc92701398"/>
    <w:p w14:paraId="5C30E3E1" w14:textId="2C3223F4" w:rsidR="00077259" w:rsidRDefault="00945E63" w:rsidP="003D0FC2">
      <w:pPr>
        <w:pStyle w:val="Heading3"/>
        <w:rPr>
          <w:b w:val="0"/>
          <w:bCs/>
          <w:sz w:val="20"/>
          <w:szCs w:val="20"/>
        </w:rPr>
      </w:pPr>
      <w:r>
        <w:rPr>
          <w:noProof/>
        </w:rPr>
        <mc:AlternateContent>
          <mc:Choice Requires="wps">
            <w:drawing>
              <wp:anchor distT="0" distB="0" distL="114300" distR="114300" simplePos="0" relativeHeight="251661312" behindDoc="0" locked="0" layoutInCell="1" allowOverlap="1" wp14:anchorId="1F9538DF" wp14:editId="76EC7931">
                <wp:simplePos x="0" y="0"/>
                <wp:positionH relativeFrom="column">
                  <wp:posOffset>350920</wp:posOffset>
                </wp:positionH>
                <wp:positionV relativeFrom="paragraph">
                  <wp:posOffset>59796</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0A21FC3F" w14:textId="442EF50D" w:rsidR="00973626" w:rsidRPr="00945E63" w:rsidRDefault="00973626">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7E5F110A">
              <v:shapetype id="_x0000_t202" coordsize="21600,21600" o:spt="202" path="m,l,21600r21600,l21600,xe" w14:anchorId="1F9538DF">
                <v:stroke joinstyle="miter"/>
                <v:path gradientshapeok="t" o:connecttype="rect"/>
              </v:shapetype>
              <v:shape id="Text Box 43" style="position:absolute;margin-left:27.65pt;margin-top:4.7pt;width:79.9pt;height:17.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">
                <v:textbox>
                  <w:txbxContent>
                    <w:p w:rsidRPr="00945E63" w:rsidR="00973626" w:rsidRDefault="00973626" w14:paraId="2325E390" w14:textId="442EF50D">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bookmarkEnd w:id="28"/>
    </w:p>
    <w:p w14:paraId="4F60CB29" w14:textId="77777777" w:rsidR="00457F57" w:rsidRDefault="00457F57" w:rsidP="00973626"/>
    <w:p w14:paraId="65AF3865" w14:textId="6FE21587" w:rsidR="00973626" w:rsidRPr="0088700F" w:rsidRDefault="00973626" w:rsidP="00973626">
      <w:pPr>
        <w:rPr>
          <w:rFonts w:asciiTheme="minorHAnsi" w:eastAsiaTheme="majorEastAsia" w:hAnsiTheme="minorHAnsi" w:cstheme="minorHAnsi"/>
          <w:color w:val="7030A0"/>
        </w:rPr>
      </w:pPr>
      <w:r w:rsidRPr="0088700F">
        <w:rPr>
          <w:rFonts w:asciiTheme="minorHAnsi" w:hAnsiTheme="minorHAnsi" w:cstheme="minorHAnsi"/>
        </w:rPr>
        <w:t>Below are some examples of installing python3 for Windows and Mac OSX. Linux systems that were tested all had python3</w:t>
      </w:r>
      <w:r w:rsidR="00656FE7" w:rsidRPr="0088700F">
        <w:rPr>
          <w:rFonts w:asciiTheme="minorHAnsi" w:hAnsiTheme="minorHAnsi" w:cstheme="minorHAnsi"/>
        </w:rPr>
        <w:t>.6 or higher</w:t>
      </w:r>
      <w:r w:rsidRPr="0088700F">
        <w:rPr>
          <w:rFonts w:asciiTheme="minorHAnsi" w:hAnsiTheme="minorHAnsi" w:cstheme="minorHAnsi"/>
        </w:rPr>
        <w:t xml:space="preserve"> </w:t>
      </w:r>
      <w:r w:rsidR="00656FE7" w:rsidRPr="0088700F">
        <w:rPr>
          <w:rFonts w:asciiTheme="minorHAnsi" w:hAnsiTheme="minorHAnsi" w:cstheme="minorHAnsi"/>
        </w:rPr>
        <w:t>installed by default</w:t>
      </w:r>
    </w:p>
    <w:p w14:paraId="01B4CB84" w14:textId="77777777" w:rsidR="00577848" w:rsidRDefault="00577848" w:rsidP="00577848">
      <w:pPr>
        <w:rPr>
          <w:b/>
          <w:bCs/>
          <w:sz w:val="20"/>
          <w:szCs w:val="20"/>
        </w:rPr>
      </w:pPr>
      <w:bookmarkStart w:id="29" w:name="_Toc87020358"/>
    </w:p>
    <w:p w14:paraId="576B8E6C" w14:textId="57C9BAA5" w:rsidR="00995066" w:rsidRPr="00646414" w:rsidRDefault="003D0FC2" w:rsidP="00646414">
      <w:pPr>
        <w:pStyle w:val="Heading3"/>
      </w:pPr>
      <w:bookmarkStart w:id="30" w:name="_Toc92701399"/>
      <w:r w:rsidRPr="00646414">
        <w:rPr>
          <w:sz w:val="21"/>
          <w:szCs w:val="21"/>
        </w:rPr>
        <w:lastRenderedPageBreak/>
        <w:t>Mac OSX Big Sur</w:t>
      </w:r>
      <w:bookmarkEnd w:id="29"/>
      <w:bookmarkEnd w:id="30"/>
    </w:p>
    <w:p w14:paraId="0FDCADB1" w14:textId="773D22A0"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Open the terminal and enter python3 –version</w:t>
      </w:r>
    </w:p>
    <w:p w14:paraId="7F663D3F" w14:textId="3DB908C1" w:rsidR="00342EBC" w:rsidRPr="0088700F" w:rsidRDefault="00342EBC" w:rsidP="004C31FD">
      <w:pPr>
        <w:pStyle w:val="ListParagraph"/>
        <w:numPr>
          <w:ilvl w:val="1"/>
          <w:numId w:val="4"/>
        </w:numPr>
        <w:rPr>
          <w:rFonts w:asciiTheme="minorHAnsi" w:hAnsiTheme="minorHAnsi" w:cstheme="minorHAnsi"/>
        </w:rPr>
      </w:pPr>
      <w:r w:rsidRPr="0088700F">
        <w:rPr>
          <w:rFonts w:asciiTheme="minorHAnsi" w:hAnsiTheme="minorHAnsi" w:cstheme="minorHAnsi"/>
        </w:rPr>
        <w:t>This triggers the install of Developer Tools</w:t>
      </w:r>
    </w:p>
    <w:p w14:paraId="20001E65" w14:textId="1D87DC5B"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noProof/>
        </w:rPr>
        <w:drawing>
          <wp:anchor distT="0" distB="0" distL="114300" distR="114300" simplePos="0" relativeHeight="251658240" behindDoc="1" locked="0" layoutInCell="1" allowOverlap="1" wp14:anchorId="1152F93E" wp14:editId="0AFBC18E">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Click Install</w:t>
      </w:r>
    </w:p>
    <w:p w14:paraId="3F9AB9EB" w14:textId="7E36F5FD" w:rsidR="003D0FC2" w:rsidRPr="0088700F" w:rsidRDefault="003D0FC2" w:rsidP="004C31FD">
      <w:pPr>
        <w:pStyle w:val="ListParagraph"/>
        <w:numPr>
          <w:ilvl w:val="0"/>
          <w:numId w:val="4"/>
        </w:numPr>
        <w:rPr>
          <w:rFonts w:asciiTheme="minorHAnsi" w:hAnsiTheme="minorHAnsi" w:cstheme="minorHAnsi"/>
        </w:rPr>
      </w:pPr>
      <w:r w:rsidRPr="0088700F">
        <w:rPr>
          <w:rFonts w:asciiTheme="minorHAnsi" w:hAnsiTheme="minorHAnsi" w:cstheme="minorHAnsi"/>
        </w:rPr>
        <w:t>Click Agree</w:t>
      </w:r>
      <w:r w:rsidRPr="0088700F">
        <w:rPr>
          <w:rFonts w:asciiTheme="minorHAnsi" w:hAnsiTheme="minorHAnsi" w:cstheme="minorHAnsi"/>
          <w:noProof/>
        </w:rPr>
        <w:t xml:space="preserve"> </w:t>
      </w:r>
    </w:p>
    <w:p w14:paraId="6AD47BF2" w14:textId="77777777" w:rsidR="00342EBC" w:rsidRPr="0088700F" w:rsidRDefault="00342EBC" w:rsidP="000942C9">
      <w:pPr>
        <w:rPr>
          <w:rFonts w:asciiTheme="minorHAnsi" w:hAnsiTheme="minorHAnsi" w:cstheme="minorHAnsi"/>
        </w:rPr>
      </w:pPr>
    </w:p>
    <w:p w14:paraId="3E33D30B" w14:textId="7E919D2A"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pip3 is needed to install python modules</w:t>
      </w:r>
    </w:p>
    <w:p w14:paraId="65342F60" w14:textId="77D04EC4" w:rsidR="00342EBC"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With Big Sur the Developer tools does not install pip3</w:t>
      </w:r>
    </w:p>
    <w:p w14:paraId="0D6AAA65" w14:textId="2CE4B012" w:rsidR="0096299E" w:rsidRPr="0096299E" w:rsidRDefault="0096299E" w:rsidP="0096299E">
      <w:pPr>
        <w:pStyle w:val="ListParagraph"/>
        <w:numPr>
          <w:ilvl w:val="0"/>
          <w:numId w:val="4"/>
        </w:numPr>
        <w:rPr>
          <w:rFonts w:asciiTheme="minorHAnsi" w:hAnsiTheme="minorHAnsi" w:cstheme="minorHAnsi"/>
        </w:rPr>
      </w:pPr>
      <w:r w:rsidRPr="0088700F">
        <w:rPr>
          <w:rFonts w:asciiTheme="minorHAnsi" w:hAnsiTheme="minorHAnsi" w:cstheme="minorHAnsi"/>
        </w:rPr>
        <w:t>Mac terminal will be used to install pip3</w:t>
      </w:r>
    </w:p>
    <w:p w14:paraId="773D002F" w14:textId="3B74E1CB" w:rsidR="004223ED" w:rsidRDefault="004223ED" w:rsidP="004C31FD">
      <w:pPr>
        <w:pStyle w:val="ListParagraph"/>
        <w:numPr>
          <w:ilvl w:val="0"/>
          <w:numId w:val="4"/>
        </w:numPr>
        <w:rPr>
          <w:rFonts w:asciiTheme="minorHAnsi" w:hAnsiTheme="minorHAnsi" w:cstheme="minorHAnsi"/>
        </w:rPr>
      </w:pPr>
      <w:r>
        <w:rPr>
          <w:noProof/>
        </w:rPr>
        <mc:AlternateContent>
          <mc:Choice Requires="wps">
            <w:drawing>
              <wp:anchor distT="0" distB="0" distL="114300" distR="114300" simplePos="0" relativeHeight="251714560" behindDoc="0" locked="0" layoutInCell="1" allowOverlap="1" wp14:anchorId="6D998D90" wp14:editId="2E164968">
                <wp:simplePos x="0" y="0"/>
                <wp:positionH relativeFrom="column">
                  <wp:posOffset>1097277</wp:posOffset>
                </wp:positionH>
                <wp:positionV relativeFrom="paragraph">
                  <wp:posOffset>264054</wp:posOffset>
                </wp:positionV>
                <wp:extent cx="847376" cy="243840"/>
                <wp:effectExtent l="0" t="0" r="16510" b="10160"/>
                <wp:wrapNone/>
                <wp:docPr id="37" name="Text Box 37"/>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2CBF204" w14:textId="2EBCDB81" w:rsidR="004223ED" w:rsidRPr="0096299E" w:rsidRDefault="0096299E" w:rsidP="004223ED">
                            <w:pPr>
                              <w:rPr>
                                <w:rFonts w:ascii="Cambria" w:hAnsi="Cambria"/>
                                <w:sz w:val="16"/>
                                <w:szCs w:val="16"/>
                              </w:rPr>
                            </w:pPr>
                            <w:r>
                              <w:rPr>
                                <w:rFonts w:ascii="Cambria" w:hAnsi="Cambria"/>
                                <w:sz w:val="16"/>
                                <w:szCs w:val="16"/>
                              </w:rPr>
                              <w:t>pip3 --version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46E46142">
              <v:shape id="Text Box 37" style="position:absolute;left:0;text-align:left;margin-left:86.4pt;margin-top:20.8pt;width:66.7pt;height:19.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7"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hE/ZOAIAAII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" w14:anchorId="6D998D90">
                <v:textbox>
                  <w:txbxContent>
                    <w:p w:rsidRPr="0096299E" w:rsidR="004223ED" w:rsidP="004223ED" w:rsidRDefault="0096299E" w14:paraId="7E65A46A" w14:textId="2EBCDB81">
                      <w:pPr>
                        <w:rPr>
                          <w:rFonts w:ascii="Cambria" w:hAnsi="Cambria"/>
                          <w:sz w:val="16"/>
                          <w:szCs w:val="16"/>
                        </w:rPr>
                      </w:pPr>
                      <w:r>
                        <w:rPr>
                          <w:rFonts w:ascii="Cambria" w:hAnsi="Cambria"/>
                          <w:sz w:val="16"/>
                          <w:szCs w:val="16"/>
                        </w:rPr>
                        <w:t>pip3 --version</w:t>
                      </w:r>
                    </w:p>
                  </w:txbxContent>
                </v:textbox>
              </v:shape>
            </w:pict>
          </mc:Fallback>
        </mc:AlternateContent>
      </w:r>
      <w:r>
        <w:rPr>
          <w:rFonts w:asciiTheme="minorHAnsi" w:hAnsiTheme="minorHAnsi" w:cstheme="minorHAnsi"/>
        </w:rPr>
        <w:t>Running this command will check if pip is installed</w:t>
      </w:r>
    </w:p>
    <w:p w14:paraId="0E358992" w14:textId="1966F5B5" w:rsidR="004223ED" w:rsidRPr="004223ED" w:rsidRDefault="004223ED" w:rsidP="004223ED">
      <w:pPr>
        <w:rPr>
          <w:rFonts w:asciiTheme="minorHAnsi" w:hAnsiTheme="minorHAnsi" w:cstheme="minorHAnsi"/>
        </w:rPr>
      </w:pPr>
    </w:p>
    <w:p w14:paraId="53129E18" w14:textId="3AA6E568" w:rsidR="00342EBC" w:rsidRPr="0088700F" w:rsidRDefault="00342EBC" w:rsidP="004C31FD">
      <w:pPr>
        <w:pStyle w:val="ListParagraph"/>
        <w:numPr>
          <w:ilvl w:val="0"/>
          <w:numId w:val="4"/>
        </w:numPr>
        <w:rPr>
          <w:rFonts w:asciiTheme="minorHAnsi" w:hAnsiTheme="minorHAnsi" w:cstheme="minorHAnsi"/>
        </w:rPr>
      </w:pPr>
      <w:r w:rsidRPr="0088700F">
        <w:rPr>
          <w:rFonts w:asciiTheme="minorHAnsi" w:hAnsiTheme="minorHAnsi" w:cstheme="minorHAnsi"/>
        </w:rPr>
        <w:t>Run the following command</w:t>
      </w:r>
      <w:r w:rsidR="00F91AC9">
        <w:rPr>
          <w:rFonts w:asciiTheme="minorHAnsi" w:hAnsiTheme="minorHAnsi" w:cstheme="minorHAnsi"/>
        </w:rPr>
        <w:t xml:space="preserve"> to ins</w:t>
      </w:r>
      <w:r w:rsidR="004223ED">
        <w:rPr>
          <w:rFonts w:asciiTheme="minorHAnsi" w:hAnsiTheme="minorHAnsi" w:cstheme="minorHAnsi"/>
        </w:rPr>
        <w:t>tall</w:t>
      </w:r>
    </w:p>
    <w:p w14:paraId="16FE1195" w14:textId="29CD1394" w:rsidR="00342EBC" w:rsidRPr="00342EBC" w:rsidRDefault="00945E63" w:rsidP="00342EBC">
      <w:r>
        <w:rPr>
          <w:noProof/>
        </w:rPr>
        <mc:AlternateContent>
          <mc:Choice Requires="wps">
            <w:drawing>
              <wp:anchor distT="0" distB="0" distL="114300" distR="114300" simplePos="0" relativeHeight="251659264" behindDoc="0" locked="0" layoutInCell="1" allowOverlap="1" wp14:anchorId="68E75B8F" wp14:editId="17A41089">
                <wp:simplePos x="0" y="0"/>
                <wp:positionH relativeFrom="column">
                  <wp:posOffset>489755</wp:posOffset>
                </wp:positionH>
                <wp:positionV relativeFrom="paragraph">
                  <wp:posOffset>51013</wp:posOffset>
                </wp:positionV>
                <wp:extent cx="4469765" cy="243840"/>
                <wp:effectExtent l="0" t="0" r="26035" b="22860"/>
                <wp:wrapNone/>
                <wp:docPr id="36" name="Text Box 36"/>
                <wp:cNvGraphicFramePr/>
                <a:graphic xmlns:a="http://schemas.openxmlformats.org/drawingml/2006/main">
                  <a:graphicData uri="http://schemas.microsoft.com/office/word/2010/wordprocessingShape">
                    <wps:wsp>
                      <wps:cNvSpPr txBox="1"/>
                      <wps:spPr>
                        <a:xfrm>
                          <a:off x="0" y="0"/>
                          <a:ext cx="4469765" cy="243840"/>
                        </a:xfrm>
                        <a:prstGeom prst="rect">
                          <a:avLst/>
                        </a:prstGeom>
                        <a:solidFill>
                          <a:schemeClr val="lt1"/>
                        </a:solidFill>
                        <a:ln w="6350">
                          <a:solidFill>
                            <a:prstClr val="black"/>
                          </a:solidFill>
                        </a:ln>
                      </wps:spPr>
                      <wps:txbx>
                        <w:txbxContent>
                          <w:p w14:paraId="27CD30B4" w14:textId="77777777" w:rsidR="00342EBC" w:rsidRPr="00945E63" w:rsidRDefault="00342EBC">
                            <w:pPr>
                              <w:rPr>
                                <w:rFonts w:ascii="Apple Braille" w:hAnsi="Apple Braille"/>
                                <w:sz w:val="16"/>
                                <w:szCs w:val="16"/>
                              </w:rPr>
                            </w:pPr>
                            <w:r w:rsidRPr="00945E63">
                              <w:rPr>
                                <w:rFonts w:ascii="Apple Braille" w:hAnsi="Apple Braille"/>
                                <w:sz w:val="16"/>
                                <w:szCs w:val="16"/>
                              </w:rPr>
                              <w:t>curl https://bootstrap.pypa.io/get-pip.py -o get-pip.py &amp;&amp; python3 get-pip.py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http://schemas.openxmlformats.org/drawingml/2006/main" xmlns:a16="http://schemas.microsoft.com/office/drawing/2014/main" xmlns:a14="http://schemas.microsoft.com/office/drawing/2010/main" xmlns:pic="http://schemas.openxmlformats.org/drawingml/2006/picture">
            <w:pict xmlns:w14="http://schemas.microsoft.com/office/word/2010/wordml" xmlns:w="http://schemas.openxmlformats.org/wordprocessingml/2006/main" w14:anchorId="189B576D">
              <v:shape xmlns:o="urn:schemas-microsoft-com:office:office" xmlns:v="urn:schemas-microsoft-com:vml" xmlns:w14="http://schemas.microsoft.com/office/word/2010/wordml" id="Text Box 36" style="position:absolute;margin-left:38.55pt;margin-top:4pt;width:288.4pt;height:19.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8" fillcolor="white [3201]"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" w14:anchorId="68E75B8F">
                <v:textbox xmlns:v="urn:schemas-microsoft-com:vml">
                  <w:txbxContent xmlns:w="http://schemas.openxmlformats.org/wordprocessingml/2006/main">
                    <w:p xmlns:w14="http://schemas.microsoft.com/office/word/2010/wordml" xmlns:w="http://schemas.openxmlformats.org/wordprocessingml/2006/main" w:rsidRPr="00945E63" w:rsidR="00342EBC" w:rsidRDefault="00342EBC" w14:paraId="75668CED" w14:textId="613F6821">
                      <w:pPr xmlns:w="http://schemas.openxmlformats.org/wordprocessingml/2006/main">
                        <w:rPr xmlns:w="http://schemas.openxmlformats.org/wordprocessingml/2006/main">
                          <w:rFonts xmlns:w="http://schemas.openxmlformats.org/wordprocessingml/2006/main" w:ascii="Apple Braille" w:hAnsi="Apple Braille"/>
                          <w:sz xmlns:w="http://schemas.openxmlformats.org/wordprocessingml/2006/main" w:val="16"/>
                          <w:szCs xmlns:w="http://schemas.openxmlformats.org/wordprocessingml/2006/main" w:val="16"/>
                        </w:rPr>
                      </w:pPr>
                      <w:r xmlns:w="http://schemas.openxmlformats.org/wordprocessingml/2006/main" w:rsidRPr="00945E63">
                        <w:rPr xmlns:w="http://schemas.openxmlformats.org/wordprocessingml/2006/main">
                          <w:rFonts xmlns:w="http://schemas.openxmlformats.org/wordprocessingml/2006/main" w:ascii="Apple Braille" w:hAnsi="Apple Braille"/>
                          <w:sz xmlns:w="http://schemas.openxmlformats.org/wordprocessingml/2006/main" w:val="16"/>
                          <w:szCs xmlns:w="http://schemas.openxmlformats.org/wordprocessingml/2006/main" w:val="16"/>
                        </w:rPr>
                        <w:t xmlns:w="http://schemas.openxmlformats.org/wordprocessingml/2006/main">curl https://bootstrap.pypa.io/get-pip.py -o get-pip.py &amp;&amp; python3 get-pip.py</w:t>
                      </w:r>
                    </w:p>
                  </w:txbxContent>
                </v:textbox>
              </v:shape>
            </w:pict>
          </mc:Fallback>
        </mc:AlternateContent>
      </w:r>
    </w:p>
    <w:p w14:paraId="5C31DE13" w14:textId="77777777" w:rsidR="00342EBC" w:rsidRDefault="00342EBC" w:rsidP="00342EBC">
      <w:pPr>
        <w:pStyle w:val="Heading3"/>
        <w:rPr>
          <w:b w:val="0"/>
          <w:bCs/>
          <w:sz w:val="20"/>
          <w:szCs w:val="20"/>
        </w:rPr>
      </w:pPr>
    </w:p>
    <w:p w14:paraId="1C72AA62" w14:textId="77777777" w:rsidR="00342EBC" w:rsidRDefault="00342EBC" w:rsidP="00342EBC">
      <w:pPr>
        <w:pStyle w:val="Heading3"/>
        <w:rPr>
          <w:b w:val="0"/>
          <w:bCs/>
          <w:sz w:val="20"/>
          <w:szCs w:val="20"/>
        </w:rPr>
      </w:pPr>
    </w:p>
    <w:p w14:paraId="6FFBDFA8" w14:textId="7E5334EB" w:rsidR="00342EBC" w:rsidRDefault="00342EBC" w:rsidP="00342EBC">
      <w:pPr>
        <w:pStyle w:val="Heading3"/>
        <w:rPr>
          <w:b w:val="0"/>
          <w:bCs/>
          <w:sz w:val="20"/>
          <w:szCs w:val="20"/>
        </w:rPr>
      </w:pPr>
      <w:bookmarkStart w:id="31" w:name="_Toc87020359"/>
      <w:bookmarkStart w:id="32" w:name="_Toc92701400"/>
      <w:r>
        <w:rPr>
          <w:b w:val="0"/>
          <w:bCs/>
          <w:sz w:val="20"/>
          <w:szCs w:val="20"/>
        </w:rPr>
        <w:t>Windows 10</w:t>
      </w:r>
      <w:bookmarkEnd w:id="31"/>
      <w:bookmarkEnd w:id="32"/>
    </w:p>
    <w:p w14:paraId="086D3B70" w14:textId="3B743B4E"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rPr>
        <w:t>Search Microsoft store for python 3.9 and click install</w:t>
      </w:r>
    </w:p>
    <w:p w14:paraId="618DE817" w14:textId="7513E504" w:rsidR="00342EBC" w:rsidRPr="0088700F" w:rsidRDefault="00342EBC" w:rsidP="004C31FD">
      <w:pPr>
        <w:pStyle w:val="ListParagraph"/>
        <w:numPr>
          <w:ilvl w:val="0"/>
          <w:numId w:val="5"/>
        </w:numPr>
        <w:rPr>
          <w:rFonts w:asciiTheme="minorHAnsi" w:hAnsiTheme="minorHAnsi" w:cstheme="minorHAnsi"/>
        </w:rPr>
      </w:pPr>
      <w:r w:rsidRPr="0088700F">
        <w:rPr>
          <w:rFonts w:asciiTheme="minorHAnsi" w:hAnsiTheme="minorHAnsi" w:cstheme="minorHAnsi"/>
          <w:bCs/>
          <w:noProof/>
          <w:sz w:val="20"/>
          <w:szCs w:val="20"/>
        </w:rPr>
        <w:drawing>
          <wp:anchor distT="0" distB="0" distL="114300" distR="114300" simplePos="0" relativeHeight="251660288" behindDoc="1" locked="0" layoutInCell="1" allowOverlap="1" wp14:anchorId="35BFD335" wp14:editId="1B581FB7">
            <wp:simplePos x="0" y="0"/>
            <wp:positionH relativeFrom="column">
              <wp:posOffset>2835275</wp:posOffset>
            </wp:positionH>
            <wp:positionV relativeFrom="paragraph">
              <wp:posOffset>129540</wp:posOffset>
            </wp:positionV>
            <wp:extent cx="3686175" cy="1209675"/>
            <wp:effectExtent l="0" t="0" r="0" b="0"/>
            <wp:wrapTight wrapText="bothSides">
              <wp:wrapPolygon edited="0">
                <wp:start x="0" y="0"/>
                <wp:lineTo x="0" y="21317"/>
                <wp:lineTo x="21507" y="21317"/>
                <wp:lineTo x="21507" y="0"/>
                <wp:lineTo x="0" y="0"/>
              </wp:wrapPolygon>
            </wp:wrapTight>
            <wp:docPr id="12" name="Picture 11" descr="Graphical user interface, text, application, Teams&#10;&#10;Description automatically generated">
              <a:extLst xmlns:a="http://schemas.openxmlformats.org/drawingml/2006/main">
                <a:ext uri="{FF2B5EF4-FFF2-40B4-BE49-F238E27FC236}">
                  <a16:creationId xmlns:a16="http://schemas.microsoft.com/office/drawing/2014/main" id="{F429490B-78F1-8345-958C-A3A5A44263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Graphical user interface, text, application, Teams&#10;&#10;Description automatically generated">
                      <a:extLst>
                        <a:ext uri="{FF2B5EF4-FFF2-40B4-BE49-F238E27FC236}">
                          <a16:creationId xmlns:a16="http://schemas.microsoft.com/office/drawing/2014/main" id="{F429490B-78F1-8345-958C-A3A5A442639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86175" cy="1209675"/>
                    </a:xfrm>
                    <a:prstGeom prst="rect">
                      <a:avLst/>
                    </a:prstGeom>
                  </pic:spPr>
                </pic:pic>
              </a:graphicData>
            </a:graphic>
            <wp14:sizeRelH relativeFrom="page">
              <wp14:pctWidth>0</wp14:pctWidth>
            </wp14:sizeRelH>
            <wp14:sizeRelV relativeFrom="page">
              <wp14:pctHeight>0</wp14:pctHeight>
            </wp14:sizeRelV>
          </wp:anchor>
        </w:drawing>
      </w:r>
      <w:r w:rsidRPr="0088700F">
        <w:rPr>
          <w:rFonts w:asciiTheme="minorHAnsi" w:hAnsiTheme="minorHAnsi" w:cstheme="minorHAnsi"/>
        </w:rPr>
        <w:t>Log in with Microsoft credentials</w:t>
      </w:r>
    </w:p>
    <w:p w14:paraId="6F5934AC" w14:textId="77777777" w:rsidR="00342EBC" w:rsidRPr="0088700F" w:rsidRDefault="00342EBC" w:rsidP="00342EBC">
      <w:pPr>
        <w:rPr>
          <w:rFonts w:asciiTheme="minorHAnsi" w:hAnsiTheme="minorHAnsi" w:cstheme="minorHAnsi"/>
        </w:rPr>
      </w:pPr>
    </w:p>
    <w:p w14:paraId="659D780F" w14:textId="0F81F20A" w:rsidR="00342EBC" w:rsidRPr="0088700F" w:rsidRDefault="00342EBC" w:rsidP="004C31FD">
      <w:pPr>
        <w:numPr>
          <w:ilvl w:val="0"/>
          <w:numId w:val="5"/>
        </w:numPr>
        <w:rPr>
          <w:rFonts w:asciiTheme="minorHAnsi" w:hAnsiTheme="minorHAnsi" w:cstheme="minorHAnsi"/>
        </w:rPr>
      </w:pPr>
      <w:r w:rsidRPr="0088700F">
        <w:rPr>
          <w:rFonts w:asciiTheme="minorHAnsi" w:hAnsiTheme="minorHAnsi" w:cstheme="minorHAnsi"/>
        </w:rPr>
        <w:t>The Windows store installs pip3 with python3. Pip3 will be used to install the needed modules</w:t>
      </w:r>
    </w:p>
    <w:p w14:paraId="6B0F25B1" w14:textId="77777777" w:rsidR="00342EBC" w:rsidRPr="00342EBC" w:rsidRDefault="00342EBC" w:rsidP="00342EBC"/>
    <w:p w14:paraId="53C89F2B" w14:textId="77777777" w:rsidR="00656FE7" w:rsidRDefault="00656FE7" w:rsidP="008E085A">
      <w:pPr>
        <w:pStyle w:val="Heading2"/>
      </w:pPr>
    </w:p>
    <w:p w14:paraId="7BE651B9" w14:textId="3B551009" w:rsidR="00656FE7" w:rsidRDefault="00062B51" w:rsidP="008E085A">
      <w:pPr>
        <w:pStyle w:val="Heading2"/>
      </w:pPr>
      <w:bookmarkStart w:id="33" w:name="_Toc87020360"/>
      <w:bookmarkStart w:id="34" w:name="_Toc92701401"/>
      <w:r>
        <w:t>Required Modules:</w:t>
      </w:r>
      <w:bookmarkEnd w:id="33"/>
      <w:bookmarkEnd w:id="34"/>
    </w:p>
    <w:p w14:paraId="4955068E" w14:textId="48A6E006" w:rsidR="00970789" w:rsidRPr="00970789" w:rsidRDefault="00970789" w:rsidP="00970789">
      <w:r w:rsidRPr="0088700F">
        <w:rPr>
          <w:rFonts w:asciiTheme="minorHAnsi" w:hAnsiTheme="minorHAnsi" w:cstheme="minorHAnsi"/>
        </w:rPr>
        <w:t xml:space="preserve">The </w:t>
      </w:r>
      <w:r w:rsidRPr="007602FF">
        <w:rPr>
          <w:rFonts w:asciiTheme="minorHAnsi" w:hAnsiTheme="minorHAnsi" w:cstheme="minorHAnsi"/>
          <w:b/>
          <w:bCs/>
        </w:rPr>
        <w:t>requests</w:t>
      </w:r>
      <w:r>
        <w:rPr>
          <w:rFonts w:asciiTheme="minorHAnsi" w:hAnsiTheme="minorHAnsi" w:cstheme="minorHAnsi"/>
        </w:rPr>
        <w:t xml:space="preserve"> and </w:t>
      </w:r>
      <w:r w:rsidRPr="007602FF">
        <w:rPr>
          <w:rFonts w:asciiTheme="minorHAnsi" w:hAnsiTheme="minorHAnsi" w:cstheme="minorHAnsi"/>
          <w:b/>
          <w:bCs/>
        </w:rPr>
        <w:t>ldap3</w:t>
      </w:r>
      <w:r w:rsidRPr="0088700F">
        <w:rPr>
          <w:rFonts w:asciiTheme="minorHAnsi" w:hAnsiTheme="minorHAnsi" w:cstheme="minorHAnsi"/>
        </w:rPr>
        <w:t xml:space="preserve">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are</w:t>
      </w:r>
      <w:r w:rsidRPr="0088700F">
        <w:rPr>
          <w:rFonts w:asciiTheme="minorHAnsi" w:hAnsiTheme="minorHAnsi" w:cstheme="minorHAnsi"/>
        </w:rPr>
        <w:t xml:space="preserve"> the only module</w:t>
      </w:r>
      <w:r>
        <w:rPr>
          <w:rFonts w:asciiTheme="minorHAnsi" w:hAnsiTheme="minorHAnsi" w:cstheme="minorHAnsi"/>
        </w:rPr>
        <w:t>s</w:t>
      </w:r>
      <w:r w:rsidRPr="0088700F">
        <w:rPr>
          <w:rFonts w:asciiTheme="minorHAnsi" w:hAnsiTheme="minorHAnsi" w:cstheme="minorHAnsi"/>
        </w:rPr>
        <w:t xml:space="preserve"> </w:t>
      </w:r>
      <w:r>
        <w:rPr>
          <w:rFonts w:asciiTheme="minorHAnsi" w:hAnsiTheme="minorHAnsi" w:cstheme="minorHAnsi"/>
        </w:rPr>
        <w:t>required</w:t>
      </w:r>
      <w:r w:rsidRPr="0088700F">
        <w:rPr>
          <w:rFonts w:asciiTheme="minorHAnsi" w:hAnsiTheme="minorHAnsi" w:cstheme="minorHAnsi"/>
        </w:rPr>
        <w:t xml:space="preserve"> for the XIQ-AD-PPSK-Sync.py script.</w:t>
      </w:r>
      <w:r w:rsidR="00804B9C">
        <w:rPr>
          <w:rFonts w:cstheme="minorHAnsi"/>
        </w:rPr>
        <w:t xml:space="preserve"> For </w:t>
      </w:r>
      <w:r w:rsidR="00CD6500">
        <w:rPr>
          <w:rFonts w:cstheme="minorHAnsi"/>
        </w:rPr>
        <w:t xml:space="preserve">Linux and Mac </w:t>
      </w:r>
    </w:p>
    <w:p w14:paraId="79759D41" w14:textId="1F155CF0" w:rsidR="00970789" w:rsidRDefault="00970789" w:rsidP="00970789">
      <w:pPr>
        <w:pStyle w:val="Heading3"/>
        <w:rPr>
          <w:b w:val="0"/>
          <w:bCs/>
        </w:rPr>
      </w:pPr>
      <w:bookmarkStart w:id="35" w:name="_Toc92701402"/>
      <w:r>
        <w:rPr>
          <w:b w:val="0"/>
          <w:bCs/>
        </w:rPr>
        <w:t>Checking for existing Modules</w:t>
      </w:r>
      <w:bookmarkEnd w:id="35"/>
    </w:p>
    <w:p w14:paraId="119B1D43" w14:textId="2CD9C6D3" w:rsidR="00970789" w:rsidRDefault="002C4993" w:rsidP="00970789">
      <w:pPr>
        <w:rPr>
          <w:rFonts w:cstheme="minorHAnsi"/>
        </w:rPr>
      </w:pPr>
      <w:r>
        <w:rPr>
          <w:noProof/>
        </w:rPr>
        <mc:AlternateContent>
          <mc:Choice Requires="wps">
            <w:drawing>
              <wp:anchor distT="0" distB="0" distL="114300" distR="114300" simplePos="0" relativeHeight="251706368" behindDoc="0" locked="0" layoutInCell="1" allowOverlap="1" wp14:anchorId="2C6C5D83" wp14:editId="2979C1B3">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60738FC4" w14:textId="2E5BEFE5" w:rsidR="002C4993" w:rsidRPr="002C4993" w:rsidRDefault="002C4993" w:rsidP="002C4993">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293A9FC9">
              <v:shape id="Text Box 32" style="position:absolute;margin-left:15.95pt;margin-top:28.85pt;width:114.6pt;height:19.2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29"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dJuk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" w14:anchorId="2C6C5D83">
                <v:textbox>
                  <w:txbxContent>
                    <w:p w:rsidRPr="002C4993" w:rsidR="002C4993" w:rsidP="002C4993" w:rsidRDefault="002C4993" w14:paraId="24165A8B" w14:textId="2E5BEFE5">
                      <w:pPr>
                        <w:rPr>
                          <w:rFonts w:ascii="Cambria" w:hAnsi="Cambria"/>
                          <w:sz w:val="16"/>
                          <w:szCs w:val="16"/>
                        </w:rPr>
                      </w:pPr>
                      <w:r>
                        <w:rPr>
                          <w:rFonts w:ascii="Cambria" w:hAnsi="Cambria"/>
                          <w:sz w:val="16"/>
                          <w:szCs w:val="16"/>
                        </w:rPr>
                        <w:t xml:space="preserve">python3 -c “import </w:t>
                      </w:r>
                      <w:r w:rsidR="007602FF">
                        <w:rPr>
                          <w:rFonts w:ascii="Cambria" w:hAnsi="Cambria"/>
                          <w:sz w:val="16"/>
                          <w:szCs w:val="16"/>
                        </w:rPr>
                        <w:t>requests”</w:t>
                      </w:r>
                    </w:p>
                  </w:txbxContent>
                </v:textbox>
              </v:shape>
            </w:pict>
          </mc:Fallback>
        </mc:AlternateContent>
      </w:r>
      <w:r w:rsidR="00970789">
        <w:t xml:space="preserve">You can </w:t>
      </w:r>
      <w:r w:rsidR="00804B9C">
        <w:t xml:space="preserve">check to see if the required modules are installed </w:t>
      </w:r>
      <w:r w:rsidR="00277741">
        <w:t xml:space="preserve">using the </w:t>
      </w:r>
      <w:r w:rsidR="00277741" w:rsidRPr="00830F14">
        <w:rPr>
          <w:rFonts w:asciiTheme="minorHAnsi" w:hAnsiTheme="minorHAnsi" w:cstheme="minorHAnsi"/>
        </w:rPr>
        <w:t>terminal</w:t>
      </w:r>
      <w:r w:rsidR="00277741">
        <w:rPr>
          <w:rFonts w:cstheme="minorHAnsi"/>
        </w:rPr>
        <w:t xml:space="preserve"> (PowerShell for Windows). </w:t>
      </w:r>
      <w:r w:rsidR="000C410C">
        <w:rPr>
          <w:rFonts w:cstheme="minorHAnsi"/>
        </w:rPr>
        <w:t>For each module run the following command.</w:t>
      </w:r>
    </w:p>
    <w:p w14:paraId="207C11D5" w14:textId="24107F3A" w:rsidR="002C4993" w:rsidRDefault="002C4993" w:rsidP="00970789"/>
    <w:p w14:paraId="22F453C4" w14:textId="4A2839A1" w:rsidR="006E6506" w:rsidRDefault="007602FF" w:rsidP="00970789">
      <w:r>
        <w:rPr>
          <w:noProof/>
        </w:rPr>
        <mc:AlternateContent>
          <mc:Choice Requires="wps">
            <w:drawing>
              <wp:anchor distT="0" distB="0" distL="114300" distR="114300" simplePos="0" relativeHeight="251708416" behindDoc="0" locked="0" layoutInCell="1" allowOverlap="1" wp14:anchorId="6F974FF0" wp14:editId="204099D6">
                <wp:simplePos x="0" y="0"/>
                <wp:positionH relativeFrom="column">
                  <wp:posOffset>454660</wp:posOffset>
                </wp:positionH>
                <wp:positionV relativeFrom="paragraph">
                  <wp:posOffset>45624</wp:posOffset>
                </wp:positionV>
                <wp:extent cx="1455381"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42ED8CFA" w14:textId="1DF725C6" w:rsidR="007602FF" w:rsidRPr="002C4993" w:rsidRDefault="007602FF" w:rsidP="007602FF">
                            <w:pPr>
                              <w:rPr>
                                <w:rFonts w:ascii="Cambria" w:hAnsi="Cambria"/>
                                <w:sz w:val="16"/>
                                <w:szCs w:val="16"/>
                              </w:rPr>
                            </w:pPr>
                            <w:r>
                              <w:rPr>
                                <w:rFonts w:ascii="Cambria" w:hAnsi="Cambria"/>
                                <w:sz w:val="16"/>
                                <w:szCs w:val="16"/>
                              </w:rPr>
                              <w:t>python3 -c “import 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4BDADBF3">
              <v:shape id="Text Box 33" style="position:absolute;margin-left:35.8pt;margin-top:3.6pt;width:114.6pt;height:19.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0"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YebjOg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" w14:anchorId="6F974FF0">
                <v:textbox>
                  <w:txbxContent>
                    <w:p w:rsidRPr="002C4993" w:rsidR="007602FF" w:rsidP="007602FF" w:rsidRDefault="007602FF" w14:paraId="52E3C936" w14:textId="1DF725C6">
                      <w:pPr>
                        <w:rPr>
                          <w:rFonts w:ascii="Cambria" w:hAnsi="Cambria"/>
                          <w:sz w:val="16"/>
                          <w:szCs w:val="16"/>
                        </w:rPr>
                      </w:pPr>
                      <w:r>
                        <w:rPr>
                          <w:rFonts w:ascii="Cambria" w:hAnsi="Cambria"/>
                          <w:sz w:val="16"/>
                          <w:szCs w:val="16"/>
                        </w:rPr>
                        <w:t>python3 -c “import ldap3”</w:t>
                      </w:r>
                    </w:p>
                  </w:txbxContent>
                </v:textbox>
              </v:shape>
            </w:pict>
          </mc:Fallback>
        </mc:AlternateContent>
      </w:r>
    </w:p>
    <w:p w14:paraId="0437B241" w14:textId="77777777" w:rsidR="007602FF" w:rsidRDefault="007602FF" w:rsidP="00970789"/>
    <w:p w14:paraId="05E00B57" w14:textId="167C958A" w:rsidR="006E6506" w:rsidRDefault="006E6506" w:rsidP="00970789">
      <w:r>
        <w:t>The module is not installed if a ‘</w:t>
      </w:r>
      <w:proofErr w:type="spellStart"/>
      <w:r w:rsidRPr="00F4571A">
        <w:rPr>
          <w:rFonts w:ascii="Apple Braille" w:hAnsi="Apple Braille"/>
          <w:i/>
          <w:iCs/>
          <w:sz w:val="20"/>
          <w:szCs w:val="20"/>
        </w:rPr>
        <w:t>ModuleNotFoundError</w:t>
      </w:r>
      <w:proofErr w:type="spellEnd"/>
      <w:r w:rsidRPr="00F4571A">
        <w:rPr>
          <w:rFonts w:ascii="Apple Braille" w:hAnsi="Apple Braille"/>
          <w:i/>
          <w:iCs/>
          <w:sz w:val="20"/>
          <w:szCs w:val="20"/>
        </w:rPr>
        <w:t>: No module named '&lt;module name&gt;</w:t>
      </w:r>
      <w:r w:rsidRPr="006E6506">
        <w:t>'</w:t>
      </w:r>
      <w:r>
        <w:t xml:space="preserve"> error is returned.</w:t>
      </w:r>
    </w:p>
    <w:p w14:paraId="4B5F40BA" w14:textId="440AAE5E" w:rsidR="00970789" w:rsidRPr="00970789" w:rsidRDefault="00970789" w:rsidP="00970789">
      <w:pPr>
        <w:pStyle w:val="Heading3"/>
        <w:rPr>
          <w:b w:val="0"/>
          <w:bCs/>
        </w:rPr>
      </w:pPr>
      <w:bookmarkStart w:id="36" w:name="_Installing_required_modules"/>
      <w:bookmarkStart w:id="37" w:name="_Toc92701403"/>
      <w:bookmarkEnd w:id="36"/>
      <w:r>
        <w:rPr>
          <w:b w:val="0"/>
          <w:bCs/>
        </w:rPr>
        <w:t>Installing required modules</w:t>
      </w:r>
      <w:bookmarkEnd w:id="37"/>
    </w:p>
    <w:p w14:paraId="63344CD9" w14:textId="6B1D937F" w:rsidR="00062B51" w:rsidRPr="0088700F" w:rsidRDefault="00062B51" w:rsidP="00062B51">
      <w:pPr>
        <w:rPr>
          <w:rFonts w:asciiTheme="minorHAnsi" w:hAnsiTheme="minorHAnsi" w:cstheme="minorHAnsi"/>
        </w:rPr>
      </w:pPr>
      <w:r w:rsidRPr="0088700F">
        <w:rPr>
          <w:rFonts w:asciiTheme="minorHAnsi" w:hAnsiTheme="minorHAnsi" w:cstheme="minorHAnsi"/>
        </w:rPr>
        <w:t>Th</w:t>
      </w:r>
      <w:r w:rsidR="00DE3A32">
        <w:rPr>
          <w:rFonts w:asciiTheme="minorHAnsi" w:hAnsiTheme="minorHAnsi" w:cstheme="minorHAnsi"/>
        </w:rPr>
        <w:t>e</w:t>
      </w:r>
      <w:r w:rsidR="00970789">
        <w:rPr>
          <w:rFonts w:asciiTheme="minorHAnsi" w:hAnsiTheme="minorHAnsi" w:cstheme="minorHAnsi"/>
        </w:rPr>
        <w:t xml:space="preserve"> required</w:t>
      </w:r>
      <w:r w:rsidRPr="0088700F">
        <w:rPr>
          <w:rFonts w:asciiTheme="minorHAnsi" w:hAnsiTheme="minorHAnsi" w:cstheme="minorHAnsi"/>
        </w:rPr>
        <w:t xml:space="preserve"> module</w:t>
      </w:r>
      <w:r w:rsidR="00DE3A32">
        <w:rPr>
          <w:rFonts w:asciiTheme="minorHAnsi" w:hAnsiTheme="minorHAnsi" w:cstheme="minorHAnsi"/>
        </w:rPr>
        <w:t>s</w:t>
      </w:r>
      <w:r w:rsidRPr="0088700F">
        <w:rPr>
          <w:rFonts w:asciiTheme="minorHAnsi" w:hAnsiTheme="minorHAnsi" w:cstheme="minorHAnsi"/>
        </w:rPr>
        <w:t xml:space="preserve"> can be installed using pip3</w:t>
      </w:r>
      <w:r w:rsidR="00A332B0">
        <w:rPr>
          <w:rFonts w:cstheme="minorHAnsi"/>
        </w:rPr>
        <w:t xml:space="preserve"> using t</w:t>
      </w:r>
      <w:r w:rsidR="00C12C0D">
        <w:rPr>
          <w:rFonts w:cstheme="minorHAnsi"/>
        </w:rPr>
        <w:t>he</w:t>
      </w:r>
      <w:r w:rsidR="00970789">
        <w:rPr>
          <w:rFonts w:asciiTheme="minorHAnsi" w:hAnsiTheme="minorHAnsi" w:cstheme="minorHAnsi"/>
        </w:rPr>
        <w:t xml:space="preserve"> downloaded requirements.txt file </w:t>
      </w:r>
      <w:r w:rsidRPr="0088700F">
        <w:rPr>
          <w:rFonts w:asciiTheme="minorHAnsi" w:hAnsiTheme="minorHAnsi" w:cstheme="minorHAnsi"/>
        </w:rPr>
        <w:t>with the following command</w:t>
      </w:r>
      <w:r w:rsidR="00970789">
        <w:rPr>
          <w:rFonts w:asciiTheme="minorHAnsi" w:hAnsiTheme="minorHAnsi" w:cstheme="minorHAnsi"/>
        </w:rPr>
        <w:t>.</w:t>
      </w:r>
    </w:p>
    <w:bookmarkStart w:id="38" w:name="_Toc92701404"/>
    <w:p w14:paraId="0783B49A" w14:textId="1C4DB9A4" w:rsidR="00062B51" w:rsidRDefault="00945E63" w:rsidP="00656FE7">
      <w:pPr>
        <w:pStyle w:val="Heading2"/>
      </w:pPr>
      <w:r>
        <w:rPr>
          <w:noProof/>
        </w:rPr>
        <mc:AlternateContent>
          <mc:Choice Requires="wps">
            <w:drawing>
              <wp:anchor distT="0" distB="0" distL="114300" distR="114300" simplePos="0" relativeHeight="251663360" behindDoc="0" locked="0" layoutInCell="1" allowOverlap="1" wp14:anchorId="2C63FA63" wp14:editId="21AE12DB">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5BA7CCA2" w14:textId="2B0B3B91" w:rsidR="00062B51" w:rsidRPr="00DE3A32" w:rsidRDefault="00062B51" w:rsidP="00062B5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3A729ADB">
              <v:shape id="Text Box 46" style="position:absolute;margin-left:15.95pt;margin-top:5.6pt;width:122.5pt;height:19.2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1"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LXFjrA7AgAAgwQAAA4AAAAA&#13;&#10;AAAAAAAAAAAALgIAAGRycy9lMm9Eb2MueG1sUEsBAi0AFAAGAAgAAAAhAC1oykffAAAADQEAAA8A&#13;&#10;AAAAAAAAAAAAAAAAlQQAAGRycy9kb3ducmV2LnhtbFBLBQYAAAAABAAEAPMAAAChBQAAAAA=&#13;&#10;" w14:anchorId="2C63FA63">
                <v:textbox>
                  <w:txbxContent>
                    <w:p w:rsidRPr="00DE3A32" w:rsidR="00062B51" w:rsidP="00062B51" w:rsidRDefault="00062B51" w14:paraId="328787FB" w14:textId="2B0B3B91">
                      <w:pPr>
                        <w:rPr>
                          <w:rFonts w:ascii="Cambria" w:hAnsi="Cambria"/>
                          <w:sz w:val="16"/>
                          <w:szCs w:val="16"/>
                        </w:rPr>
                      </w:pPr>
                      <w:r w:rsidRPr="00945E63">
                        <w:rPr>
                          <w:rFonts w:ascii="Apple Braille" w:hAnsi="Apple Braille"/>
                          <w:sz w:val="16"/>
                          <w:szCs w:val="16"/>
                        </w:rPr>
                        <w:t xml:space="preserve">pip3 install </w:t>
                      </w:r>
                      <w:r w:rsidR="00DE3A32">
                        <w:rPr>
                          <w:rFonts w:ascii="Cambria" w:hAnsi="Cambria"/>
                          <w:sz w:val="16"/>
                          <w:szCs w:val="16"/>
                        </w:rPr>
                        <w:t>-r requirements.txt</w:t>
                      </w:r>
                    </w:p>
                  </w:txbxContent>
                </v:textbox>
              </v:shape>
            </w:pict>
          </mc:Fallback>
        </mc:AlternateContent>
      </w:r>
      <w:bookmarkEnd w:id="38"/>
      <w:r w:rsidR="00656FE7">
        <w:t xml:space="preserve"> </w:t>
      </w:r>
    </w:p>
    <w:p w14:paraId="6CD79574" w14:textId="258D6AEB" w:rsidR="00C12C0D" w:rsidRDefault="00C12C0D" w:rsidP="00C12C0D"/>
    <w:p w14:paraId="3D4B82E0" w14:textId="116A1C13" w:rsidR="00C12C0D" w:rsidRDefault="00C12C0D" w:rsidP="00C12C0D">
      <w:r>
        <w:rPr>
          <w:noProof/>
        </w:rPr>
        <mc:AlternateContent>
          <mc:Choice Requires="wps">
            <w:drawing>
              <wp:anchor distT="0" distB="0" distL="114300" distR="114300" simplePos="0" relativeHeight="251710464" behindDoc="0" locked="0" layoutInCell="1" allowOverlap="1" wp14:anchorId="008A75EE" wp14:editId="118D22FC">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42850AC0" w14:textId="31201E7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2C12E126">
              <v:shape id="Text Box 34" style="position:absolute;margin-left:15.95pt;margin-top:14.6pt;width:90.1pt;height:19.2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2"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" w14:anchorId="008A75EE">
                <v:textbox>
                  <w:txbxContent>
                    <w:p w:rsidRPr="00DE3A32" w:rsidR="00C12C0D" w:rsidP="00C12C0D" w:rsidRDefault="00C12C0D" w14:paraId="6B9B9D44" w14:textId="31201E76">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 xml:space="preserve">Or the modules can be installed individually using </w:t>
      </w:r>
    </w:p>
    <w:p w14:paraId="111DE273" w14:textId="2EC3CF15" w:rsidR="00C12C0D" w:rsidRPr="00C12C0D" w:rsidRDefault="00C12C0D" w:rsidP="00C12C0D">
      <w:r>
        <w:rPr>
          <w:noProof/>
        </w:rPr>
        <mc:AlternateContent>
          <mc:Choice Requires="wps">
            <w:drawing>
              <wp:anchor distT="0" distB="0" distL="114300" distR="114300" simplePos="0" relativeHeight="251712512" behindDoc="0" locked="0" layoutInCell="1" allowOverlap="1" wp14:anchorId="107F5EF4" wp14:editId="177DEF48">
                <wp:simplePos x="0" y="0"/>
                <wp:positionH relativeFrom="column">
                  <wp:posOffset>456244</wp:posOffset>
                </wp:positionH>
                <wp:positionV relativeFrom="paragraph">
                  <wp:posOffset>243458</wp:posOffset>
                </wp:positionV>
                <wp:extent cx="1010148" cy="243840"/>
                <wp:effectExtent l="0" t="0" r="19050" b="10160"/>
                <wp:wrapNone/>
                <wp:docPr id="35" name="Text Box 35"/>
                <wp:cNvGraphicFramePr/>
                <a:graphic xmlns:a="http://schemas.openxmlformats.org/drawingml/2006/main">
                  <a:graphicData uri="http://schemas.microsoft.com/office/word/2010/wordprocessingShape">
                    <wps:wsp>
                      <wps:cNvSpPr txBox="1"/>
                      <wps:spPr>
                        <a:xfrm>
                          <a:off x="0" y="0"/>
                          <a:ext cx="1010148" cy="243840"/>
                        </a:xfrm>
                        <a:prstGeom prst="rect">
                          <a:avLst/>
                        </a:prstGeom>
                        <a:solidFill>
                          <a:schemeClr val="lt1"/>
                        </a:solidFill>
                        <a:ln w="6350">
                          <a:solidFill>
                            <a:prstClr val="black"/>
                          </a:solidFill>
                        </a:ln>
                      </wps:spPr>
                      <wps:txbx>
                        <w:txbxContent>
                          <w:p w14:paraId="67EF7CA0" w14:textId="06B34886" w:rsidR="00C12C0D" w:rsidRPr="00DE3A32" w:rsidRDefault="00C12C0D" w:rsidP="00C12C0D">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5C604C9F">
              <v:shape id="Text Box 35" style="position:absolute;margin-left:35.9pt;margin-top:19.15pt;width:79.55pt;height:19.2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3"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" w14:anchorId="107F5EF4">
                <v:textbox>
                  <w:txbxContent>
                    <w:p w:rsidRPr="00DE3A32" w:rsidR="00C12C0D" w:rsidP="00C12C0D" w:rsidRDefault="00C12C0D" w14:paraId="0526925E" w14:textId="06B34886">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ldap3</w:t>
                      </w:r>
                    </w:p>
                  </w:txbxContent>
                </v:textbox>
              </v:shape>
            </w:pict>
          </mc:Fallback>
        </mc:AlternateContent>
      </w:r>
    </w:p>
    <w:p w14:paraId="013D56B7" w14:textId="5D3F2B30" w:rsidR="00062B51" w:rsidRDefault="00062B51" w:rsidP="00F9283E">
      <w:pPr>
        <w:pStyle w:val="Heading1"/>
      </w:pPr>
      <w:bookmarkStart w:id="39" w:name="_Toc87020361"/>
      <w:bookmarkStart w:id="40" w:name="_Toc92701405"/>
      <w:r>
        <w:lastRenderedPageBreak/>
        <w:t>Script Variables:</w:t>
      </w:r>
      <w:bookmarkEnd w:id="39"/>
      <w:bookmarkEnd w:id="40"/>
      <w:r w:rsidR="00E5568E">
        <w:t xml:space="preserve">  </w:t>
      </w:r>
    </w:p>
    <w:p w14:paraId="321B0742" w14:textId="08BF4D4E" w:rsidR="001A0577" w:rsidRPr="0088700F" w:rsidRDefault="001A0577" w:rsidP="00062B51">
      <w:pPr>
        <w:rPr>
          <w:rFonts w:asciiTheme="minorHAnsi" w:hAnsiTheme="minorHAnsi" w:cstheme="minorHAnsi"/>
        </w:rPr>
      </w:pPr>
      <w:r w:rsidRPr="0088700F">
        <w:rPr>
          <w:rFonts w:asciiTheme="minorHAnsi" w:hAnsiTheme="minorHAnsi" w:cstheme="minorHAnsi"/>
        </w:rPr>
        <w:t xml:space="preserve">The Global Variable section of the script </w:t>
      </w:r>
      <w:r w:rsidR="00C95D63">
        <w:rPr>
          <w:rFonts w:asciiTheme="minorHAnsi" w:hAnsiTheme="minorHAnsi" w:cstheme="minorHAnsi"/>
        </w:rPr>
        <w:t xml:space="preserve">(file name: </w:t>
      </w:r>
      <w:r w:rsidR="00C95D63" w:rsidRPr="00C95D63">
        <w:rPr>
          <w:rFonts w:asciiTheme="minorHAnsi" w:hAnsiTheme="minorHAnsi" w:cstheme="minorHAnsi"/>
        </w:rPr>
        <w:t>XIQ-AD-PPSK-Sync.py</w:t>
      </w:r>
      <w:r w:rsidR="00C95D63">
        <w:rPr>
          <w:rFonts w:asciiTheme="minorHAnsi" w:hAnsiTheme="minorHAnsi" w:cstheme="minorHAnsi"/>
        </w:rPr>
        <w:t xml:space="preserve">) </w:t>
      </w:r>
      <w:r w:rsidRPr="0088700F">
        <w:rPr>
          <w:rFonts w:asciiTheme="minorHAnsi" w:hAnsiTheme="minorHAnsi" w:cstheme="minorHAnsi"/>
        </w:rPr>
        <w:t xml:space="preserve">will need to be updated with the correct values. We will briefly cover each of these and for some will go into more detail below. </w:t>
      </w:r>
    </w:p>
    <w:p w14:paraId="4DC403C7" w14:textId="3C8509A2" w:rsidR="0063279B" w:rsidRPr="0088700F" w:rsidRDefault="0063279B" w:rsidP="00062B51">
      <w:pPr>
        <w:rPr>
          <w:rFonts w:asciiTheme="minorHAnsi" w:hAnsiTheme="minorHAnsi" w:cstheme="minorHAnsi"/>
        </w:rPr>
      </w:pPr>
      <w:r w:rsidRPr="000B5C02">
        <w:rPr>
          <w:rFonts w:asciiTheme="minorHAnsi" w:hAnsiTheme="minorHAnsi" w:cstheme="minorHAnsi"/>
          <w:b/>
          <w:bCs/>
          <w:u w:val="single"/>
        </w:rPr>
        <w:t>Lines 1</w:t>
      </w:r>
      <w:r w:rsidR="00164CEB">
        <w:rPr>
          <w:rFonts w:asciiTheme="minorHAnsi" w:hAnsiTheme="minorHAnsi" w:cstheme="minorHAnsi"/>
          <w:b/>
          <w:bCs/>
          <w:u w:val="single"/>
        </w:rPr>
        <w:t>7</w:t>
      </w:r>
      <w:r w:rsidRPr="000B5C02">
        <w:rPr>
          <w:rFonts w:asciiTheme="minorHAnsi" w:hAnsiTheme="minorHAnsi" w:cstheme="minorHAnsi"/>
          <w:b/>
          <w:bCs/>
          <w:u w:val="single"/>
        </w:rPr>
        <w:t xml:space="preserve"> – </w:t>
      </w:r>
      <w:r w:rsidR="00164CEB">
        <w:rPr>
          <w:rFonts w:asciiTheme="minorHAnsi" w:hAnsiTheme="minorHAnsi" w:cstheme="minorHAnsi"/>
          <w:b/>
          <w:bCs/>
          <w:u w:val="single"/>
        </w:rPr>
        <w:t>20</w:t>
      </w:r>
      <w:r w:rsidRPr="0088700F">
        <w:rPr>
          <w:rFonts w:asciiTheme="minorHAnsi" w:hAnsiTheme="minorHAnsi" w:cstheme="minorHAnsi"/>
        </w:rPr>
        <w:t xml:space="preserve"> are info for the Active Directory Server</w:t>
      </w:r>
    </w:p>
    <w:p w14:paraId="3EAF918A" w14:textId="0BFA6556" w:rsidR="001A0577" w:rsidRPr="0088365F" w:rsidRDefault="00164CEB" w:rsidP="004C31FD">
      <w:pPr>
        <w:pStyle w:val="ListParagraph"/>
        <w:numPr>
          <w:ilvl w:val="0"/>
          <w:numId w:val="6"/>
        </w:numPr>
        <w:rPr>
          <w:rFonts w:asciiTheme="minorHAnsi" w:hAnsiTheme="minorHAnsi" w:cstheme="minorHAnsi"/>
        </w:rPr>
      </w:pPr>
      <w:r>
        <w:rPr>
          <w:rFonts w:asciiTheme="minorHAnsi" w:hAnsiTheme="minorHAnsi" w:cstheme="minorHAnsi"/>
          <w:noProof/>
        </w:rPr>
        <w:drawing>
          <wp:anchor distT="0" distB="0" distL="114300" distR="114300" simplePos="0" relativeHeight="251726848" behindDoc="1" locked="0" layoutInCell="1" allowOverlap="1" wp14:anchorId="62EAF5B0" wp14:editId="08918E44">
            <wp:simplePos x="0" y="0"/>
            <wp:positionH relativeFrom="column">
              <wp:posOffset>3246755</wp:posOffset>
            </wp:positionH>
            <wp:positionV relativeFrom="paragraph">
              <wp:posOffset>22860</wp:posOffset>
            </wp:positionV>
            <wp:extent cx="3517265" cy="1962785"/>
            <wp:effectExtent l="0" t="0" r="635" b="5715"/>
            <wp:wrapTight wrapText="bothSides">
              <wp:wrapPolygon edited="0">
                <wp:start x="0" y="0"/>
                <wp:lineTo x="0" y="21523"/>
                <wp:lineTo x="21526" y="21523"/>
                <wp:lineTo x="21526"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17265" cy="1962785"/>
                    </a:xfrm>
                    <a:prstGeom prst="rect">
                      <a:avLst/>
                    </a:prstGeom>
                  </pic:spPr>
                </pic:pic>
              </a:graphicData>
            </a:graphic>
            <wp14:sizeRelH relativeFrom="page">
              <wp14:pctWidth>0</wp14:pctWidth>
            </wp14:sizeRelH>
            <wp14:sizeRelV relativeFrom="page">
              <wp14:pctHeight>0</wp14:pctHeight>
            </wp14:sizeRelV>
          </wp:anchor>
        </w:drawing>
      </w:r>
      <w:proofErr w:type="spellStart"/>
      <w:r w:rsidR="001A0577" w:rsidRPr="00C12C0D">
        <w:rPr>
          <w:rFonts w:asciiTheme="minorHAnsi" w:hAnsiTheme="minorHAnsi" w:cstheme="minorHAnsi"/>
          <w:b/>
          <w:bCs/>
        </w:rPr>
        <w:t>server_name</w:t>
      </w:r>
      <w:proofErr w:type="spellEnd"/>
      <w:r w:rsidR="001A0577" w:rsidRPr="0088365F">
        <w:rPr>
          <w:rFonts w:asciiTheme="minorHAnsi" w:hAnsiTheme="minorHAnsi" w:cstheme="minorHAnsi"/>
        </w:rPr>
        <w:t xml:space="preserve"> – This can be the FQDN or IP address of the Active Directory Server</w:t>
      </w:r>
    </w:p>
    <w:p w14:paraId="4280187B" w14:textId="6A189FE0" w:rsidR="001A0577" w:rsidRPr="0088365F" w:rsidRDefault="001A0577" w:rsidP="004C31FD">
      <w:pPr>
        <w:pStyle w:val="ListParagraph"/>
        <w:numPr>
          <w:ilvl w:val="0"/>
          <w:numId w:val="6"/>
        </w:numPr>
        <w:rPr>
          <w:rFonts w:asciiTheme="minorHAnsi" w:hAnsiTheme="minorHAnsi" w:cstheme="minorHAnsi"/>
        </w:rPr>
      </w:pPr>
      <w:proofErr w:type="spellStart"/>
      <w:r w:rsidRPr="00C12C0D">
        <w:rPr>
          <w:rFonts w:asciiTheme="minorHAnsi" w:hAnsiTheme="minorHAnsi" w:cstheme="minorHAnsi"/>
          <w:b/>
          <w:bCs/>
        </w:rPr>
        <w:t>domain_name</w:t>
      </w:r>
      <w:proofErr w:type="spellEnd"/>
      <w:r w:rsidRPr="0088365F">
        <w:rPr>
          <w:rFonts w:asciiTheme="minorHAnsi" w:hAnsiTheme="minorHAnsi" w:cstheme="minorHAnsi"/>
        </w:rPr>
        <w:t xml:space="preserve"> – The configured Domain on the AD server – The domain portion</w:t>
      </w:r>
      <w:r w:rsidR="00BB1CF4" w:rsidRPr="0088365F">
        <w:rPr>
          <w:rFonts w:asciiTheme="minorHAnsi" w:hAnsiTheme="minorHAnsi" w:cstheme="minorHAnsi"/>
        </w:rPr>
        <w:fldChar w:fldCharType="begin"/>
      </w:r>
      <w:r w:rsidR="00BB1CF4" w:rsidRPr="0088365F">
        <w:rPr>
          <w:rFonts w:asciiTheme="minorHAnsi" w:hAnsiTheme="minorHAnsi" w:cstheme="minorHAnsi"/>
        </w:rPr>
        <w:instrText xml:space="preserve"> INCLUDEPICTURE "/var/folders/v4/zdb4zt3d6d329n7z1fv2c8nc0000gn/T/com.microsoft.Word/WebArchiveCopyPasteTempFiles/page5image19111648" \* MERGEFORMATINET </w:instrText>
      </w:r>
      <w:r w:rsidR="004E2547">
        <w:rPr>
          <w:rFonts w:asciiTheme="minorHAnsi" w:hAnsiTheme="minorHAnsi" w:cstheme="minorHAnsi"/>
        </w:rPr>
        <w:fldChar w:fldCharType="separate"/>
      </w:r>
      <w:r w:rsidR="00BB1CF4" w:rsidRPr="0088365F">
        <w:rPr>
          <w:rFonts w:asciiTheme="minorHAnsi" w:hAnsiTheme="minorHAnsi" w:cstheme="minorHAnsi"/>
        </w:rPr>
        <w:fldChar w:fldCharType="end"/>
      </w:r>
      <w:r w:rsidRPr="0088365F">
        <w:rPr>
          <w:rFonts w:asciiTheme="minorHAnsi" w:hAnsiTheme="minorHAnsi" w:cstheme="minorHAnsi"/>
        </w:rPr>
        <w:t xml:space="preserve"> of the FQDN</w:t>
      </w:r>
    </w:p>
    <w:p w14:paraId="5CEEA91B" w14:textId="56E66C14" w:rsidR="0063279B" w:rsidRPr="0088365F" w:rsidRDefault="0063279B" w:rsidP="001A0577">
      <w:pPr>
        <w:rPr>
          <w:rFonts w:asciiTheme="minorHAnsi" w:hAnsiTheme="minorHAnsi" w:cstheme="minorHAnsi"/>
        </w:rPr>
      </w:pPr>
      <w:r w:rsidRPr="000B5C02">
        <w:rPr>
          <w:rFonts w:asciiTheme="minorHAnsi" w:hAnsiTheme="minorHAnsi" w:cstheme="minorHAnsi"/>
          <w:b/>
          <w:bCs/>
          <w:u w:val="single"/>
        </w:rPr>
        <w:t xml:space="preserve">Lines </w:t>
      </w:r>
      <w:r w:rsidR="00D21A84">
        <w:rPr>
          <w:rFonts w:asciiTheme="minorHAnsi" w:hAnsiTheme="minorHAnsi" w:cstheme="minorHAnsi"/>
          <w:b/>
          <w:bCs/>
          <w:u w:val="single"/>
        </w:rPr>
        <w:t>22</w:t>
      </w:r>
      <w:r w:rsidRPr="000B5C02">
        <w:rPr>
          <w:rFonts w:asciiTheme="minorHAnsi" w:hAnsiTheme="minorHAnsi" w:cstheme="minorHAnsi"/>
          <w:b/>
          <w:bCs/>
          <w:u w:val="single"/>
        </w:rPr>
        <w:t xml:space="preserve"> – </w:t>
      </w:r>
      <w:r w:rsidR="00D21A84">
        <w:rPr>
          <w:rFonts w:asciiTheme="minorHAnsi" w:hAnsiTheme="minorHAnsi" w:cstheme="minorHAnsi"/>
          <w:b/>
          <w:bCs/>
          <w:u w:val="single"/>
        </w:rPr>
        <w:t>26</w:t>
      </w:r>
      <w:r w:rsidRPr="0088365F">
        <w:rPr>
          <w:rFonts w:asciiTheme="minorHAnsi" w:hAnsiTheme="minorHAnsi" w:cstheme="minorHAnsi"/>
        </w:rPr>
        <w:t xml:space="preserve"> are for XIQ authentication. There are 2 methods that could be used, but the token method is recommended.</w:t>
      </w:r>
    </w:p>
    <w:p w14:paraId="7E55F17F" w14:textId="04AE97D9"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XIQ username and password – </w:t>
      </w:r>
    </w:p>
    <w:p w14:paraId="3E7E5593" w14:textId="33233A34" w:rsidR="0063279B" w:rsidRPr="0088365F" w:rsidRDefault="00164CEB" w:rsidP="00312303">
      <w:pPr>
        <w:pStyle w:val="ListParagraph"/>
        <w:numPr>
          <w:ilvl w:val="1"/>
          <w:numId w:val="10"/>
        </w:numPr>
        <w:rPr>
          <w:rFonts w:asciiTheme="minorHAnsi" w:hAnsiTheme="minorHAnsi" w:cstheme="minorHAnsi"/>
        </w:rPr>
      </w:pPr>
      <w:r>
        <w:rPr>
          <w:rFonts w:asciiTheme="minorHAnsi" w:hAnsiTheme="minorHAnsi" w:cstheme="minorHAnsi"/>
          <w:noProof/>
        </w:rPr>
        <w:drawing>
          <wp:anchor distT="0" distB="0" distL="114300" distR="114300" simplePos="0" relativeHeight="251727872" behindDoc="1" locked="0" layoutInCell="1" allowOverlap="1" wp14:anchorId="715E7F7C" wp14:editId="592D555A">
            <wp:simplePos x="0" y="0"/>
            <wp:positionH relativeFrom="column">
              <wp:posOffset>3247147</wp:posOffset>
            </wp:positionH>
            <wp:positionV relativeFrom="paragraph">
              <wp:posOffset>311353</wp:posOffset>
            </wp:positionV>
            <wp:extent cx="3528695" cy="1618615"/>
            <wp:effectExtent l="0" t="0" r="1905" b="0"/>
            <wp:wrapTight wrapText="bothSides">
              <wp:wrapPolygon edited="0">
                <wp:start x="0" y="0"/>
                <wp:lineTo x="0" y="21354"/>
                <wp:lineTo x="21534" y="21354"/>
                <wp:lineTo x="21534" y="0"/>
                <wp:lineTo x="0" y="0"/>
              </wp:wrapPolygon>
            </wp:wrapTight>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528695" cy="1618615"/>
                    </a:xfrm>
                    <a:prstGeom prst="rect">
                      <a:avLst/>
                    </a:prstGeom>
                  </pic:spPr>
                </pic:pic>
              </a:graphicData>
            </a:graphic>
            <wp14:sizeRelH relativeFrom="page">
              <wp14:pctWidth>0</wp14:pctWidth>
            </wp14:sizeRelH>
            <wp14:sizeRelV relativeFrom="page">
              <wp14:pctHeight>0</wp14:pctHeight>
            </wp14:sizeRelV>
          </wp:anchor>
        </w:drawing>
      </w:r>
      <w:r w:rsidR="0063279B" w:rsidRPr="0078683B">
        <w:rPr>
          <w:rFonts w:asciiTheme="minorHAnsi" w:hAnsiTheme="minorHAnsi" w:cstheme="minorHAnsi"/>
          <w:b/>
          <w:bCs/>
        </w:rPr>
        <w:t xml:space="preserve">Lines </w:t>
      </w:r>
      <w:r w:rsidR="00D21A84">
        <w:rPr>
          <w:rFonts w:asciiTheme="minorHAnsi" w:hAnsiTheme="minorHAnsi" w:cstheme="minorHAnsi"/>
          <w:b/>
          <w:bCs/>
        </w:rPr>
        <w:t>22</w:t>
      </w:r>
      <w:r w:rsidR="0063279B" w:rsidRPr="0078683B">
        <w:rPr>
          <w:rFonts w:asciiTheme="minorHAnsi" w:hAnsiTheme="minorHAnsi" w:cstheme="minorHAnsi"/>
          <w:b/>
          <w:bCs/>
        </w:rPr>
        <w:t xml:space="preserve"> and 2</w:t>
      </w:r>
      <w:r w:rsidR="00D21A84">
        <w:rPr>
          <w:rFonts w:asciiTheme="minorHAnsi" w:hAnsiTheme="minorHAnsi" w:cstheme="minorHAnsi"/>
          <w:b/>
          <w:bCs/>
        </w:rPr>
        <w:t>3</w:t>
      </w:r>
      <w:r w:rsidR="0063279B" w:rsidRPr="0088365F">
        <w:rPr>
          <w:rFonts w:asciiTheme="minorHAnsi" w:hAnsiTheme="minorHAnsi" w:cstheme="minorHAnsi"/>
        </w:rPr>
        <w:t xml:space="preserve"> - uncomment by deleted the </w:t>
      </w:r>
      <w:r w:rsidR="0063279B" w:rsidRPr="00464514">
        <w:rPr>
          <w:rFonts w:asciiTheme="minorHAnsi" w:hAnsiTheme="minorHAnsi" w:cstheme="minorHAnsi"/>
          <w:b/>
          <w:bCs/>
        </w:rPr>
        <w:t>#</w:t>
      </w:r>
      <w:r w:rsidR="0063279B" w:rsidRPr="0088365F">
        <w:rPr>
          <w:rFonts w:asciiTheme="minorHAnsi" w:hAnsiTheme="minorHAnsi" w:cstheme="minorHAnsi"/>
        </w:rPr>
        <w:t xml:space="preserve"> at the beginning of the line. Then fill in the username and password</w:t>
      </w:r>
    </w:p>
    <w:p w14:paraId="6E6347D0" w14:textId="0E853FE7" w:rsidR="0063279B" w:rsidRPr="0088365F" w:rsidRDefault="0063279B" w:rsidP="00312303">
      <w:pPr>
        <w:pStyle w:val="ListParagraph"/>
        <w:numPr>
          <w:ilvl w:val="1"/>
          <w:numId w:val="10"/>
        </w:numPr>
        <w:rPr>
          <w:rFonts w:asciiTheme="minorHAnsi" w:hAnsiTheme="minorHAnsi" w:cstheme="minorHAnsi"/>
        </w:rPr>
      </w:pPr>
      <w:r w:rsidRPr="0078683B">
        <w:rPr>
          <w:rFonts w:asciiTheme="minorHAnsi" w:hAnsiTheme="minorHAnsi" w:cstheme="minorHAnsi"/>
          <w:b/>
          <w:bCs/>
        </w:rPr>
        <w:t>Line 2</w:t>
      </w:r>
      <w:r w:rsidR="00D21A84">
        <w:rPr>
          <w:rFonts w:asciiTheme="minorHAnsi" w:hAnsiTheme="minorHAnsi" w:cstheme="minorHAnsi"/>
          <w:b/>
          <w:bCs/>
        </w:rPr>
        <w:t>6</w:t>
      </w:r>
      <w:r w:rsidRPr="0088365F">
        <w:rPr>
          <w:rFonts w:asciiTheme="minorHAnsi" w:hAnsiTheme="minorHAnsi" w:cstheme="minorHAnsi"/>
        </w:rPr>
        <w:t xml:space="preserve"> - comment out line by adding # to the begging of the line. </w:t>
      </w:r>
    </w:p>
    <w:p w14:paraId="62D86394" w14:textId="7AE8ECC2" w:rsidR="0063279B" w:rsidRPr="0088365F" w:rsidRDefault="0063279B" w:rsidP="00312303">
      <w:pPr>
        <w:pStyle w:val="ListParagraph"/>
        <w:numPr>
          <w:ilvl w:val="0"/>
          <w:numId w:val="10"/>
        </w:numPr>
        <w:rPr>
          <w:rFonts w:asciiTheme="minorHAnsi" w:hAnsiTheme="minorHAnsi" w:cstheme="minorHAnsi"/>
        </w:rPr>
      </w:pPr>
      <w:r w:rsidRPr="0088365F">
        <w:rPr>
          <w:rFonts w:asciiTheme="minorHAnsi" w:hAnsiTheme="minorHAnsi" w:cstheme="minorHAnsi"/>
        </w:rPr>
        <w:t xml:space="preserve">Token method – a token can be generated to only allow access to view/create/delete PPSK users. This is the preferred method. Details on how to generate this token is below in the </w:t>
      </w:r>
      <w:hyperlink w:anchor="_Generating_the_XIQ" w:history="1">
        <w:r w:rsidR="00464514" w:rsidRPr="00464514">
          <w:rPr>
            <w:rStyle w:val="Hyperlink"/>
            <w:rFonts w:cstheme="minorHAnsi"/>
          </w:rPr>
          <w:t>Generating the XIQ Token</w:t>
        </w:r>
      </w:hyperlink>
      <w:r w:rsidR="00533877">
        <w:rPr>
          <w:rFonts w:cstheme="minorHAnsi"/>
        </w:rPr>
        <w:t xml:space="preserve"> and specifically the </w:t>
      </w:r>
      <w:hyperlink w:anchor="_Generating_Specific_Tokens" w:history="1">
        <w:r w:rsidR="00533877" w:rsidRPr="00533877">
          <w:rPr>
            <w:rStyle w:val="Hyperlink"/>
            <w:rFonts w:cstheme="minorHAnsi"/>
          </w:rPr>
          <w:t>Generating Specific Tokens</w:t>
        </w:r>
      </w:hyperlink>
      <w:r w:rsidR="00533877">
        <w:rPr>
          <w:rFonts w:cstheme="minorHAnsi"/>
        </w:rPr>
        <w:t xml:space="preserve"> sub section.</w:t>
      </w:r>
    </w:p>
    <w:p w14:paraId="112CF7D6" w14:textId="7AF93E4B" w:rsidR="0063279B" w:rsidRPr="0088365F" w:rsidRDefault="0063279B" w:rsidP="0063279B">
      <w:pPr>
        <w:rPr>
          <w:rFonts w:asciiTheme="minorHAnsi" w:hAnsiTheme="minorHAnsi" w:cstheme="minorHAnsi"/>
        </w:rPr>
      </w:pPr>
      <w:r w:rsidRPr="000B5C02">
        <w:rPr>
          <w:rFonts w:asciiTheme="minorHAnsi" w:hAnsiTheme="minorHAnsi" w:cstheme="minorHAnsi"/>
          <w:b/>
          <w:bCs/>
          <w:u w:val="single"/>
        </w:rPr>
        <w:t>Lines 2</w:t>
      </w:r>
      <w:r w:rsidR="00D21A84">
        <w:rPr>
          <w:rFonts w:asciiTheme="minorHAnsi" w:hAnsiTheme="minorHAnsi" w:cstheme="minorHAnsi"/>
          <w:b/>
          <w:bCs/>
          <w:u w:val="single"/>
        </w:rPr>
        <w:t>8</w:t>
      </w:r>
      <w:r w:rsidRPr="000B5C02">
        <w:rPr>
          <w:rFonts w:asciiTheme="minorHAnsi" w:hAnsiTheme="minorHAnsi" w:cstheme="minorHAnsi"/>
          <w:b/>
          <w:bCs/>
          <w:u w:val="single"/>
        </w:rPr>
        <w:t xml:space="preserve"> –</w:t>
      </w:r>
      <w:r w:rsidR="00D21A84">
        <w:rPr>
          <w:rFonts w:asciiTheme="minorHAnsi" w:hAnsiTheme="minorHAnsi" w:cstheme="minorHAnsi"/>
          <w:b/>
          <w:bCs/>
          <w:u w:val="single"/>
        </w:rPr>
        <w:t xml:space="preserve"> 3</w:t>
      </w:r>
      <w:r w:rsidR="009313B4">
        <w:rPr>
          <w:rFonts w:asciiTheme="minorHAnsi" w:hAnsiTheme="minorHAnsi" w:cstheme="minorHAnsi"/>
          <w:b/>
          <w:bCs/>
          <w:u w:val="single"/>
        </w:rPr>
        <w:t>2</w:t>
      </w:r>
      <w:r w:rsidRPr="0088365F">
        <w:rPr>
          <w:rFonts w:asciiTheme="minorHAnsi" w:hAnsiTheme="minorHAnsi" w:cstheme="minorHAnsi"/>
        </w:rPr>
        <w:t xml:space="preserve"> are where we will define which AD groups to sync with which XIQ User Groups. </w:t>
      </w:r>
      <w:r w:rsidR="00B367FB" w:rsidRPr="0088365F">
        <w:rPr>
          <w:rFonts w:asciiTheme="minorHAnsi" w:hAnsiTheme="minorHAnsi" w:cstheme="minorHAnsi"/>
        </w:rPr>
        <w:t xml:space="preserve">Note that the brackets around the groups create a list. Each set of groups should be in a set of parentheses and be separated by a coma. Each set of groups should be separated by a coma. If only one set of groups is required, </w:t>
      </w:r>
      <w:r w:rsidR="00B367FB" w:rsidRPr="0078683B">
        <w:rPr>
          <w:rFonts w:asciiTheme="minorHAnsi" w:hAnsiTheme="minorHAnsi" w:cstheme="minorHAnsi"/>
          <w:b/>
          <w:bCs/>
        </w:rPr>
        <w:t xml:space="preserve">line </w:t>
      </w:r>
      <w:r w:rsidR="009313B4">
        <w:rPr>
          <w:rFonts w:asciiTheme="minorHAnsi" w:hAnsiTheme="minorHAnsi" w:cstheme="minorHAnsi"/>
          <w:b/>
          <w:bCs/>
        </w:rPr>
        <w:t>31</w:t>
      </w:r>
      <w:r w:rsidR="00B367FB" w:rsidRPr="0088365F">
        <w:rPr>
          <w:rFonts w:asciiTheme="minorHAnsi" w:hAnsiTheme="minorHAnsi" w:cstheme="minorHAnsi"/>
        </w:rPr>
        <w:t xml:space="preserve"> can be deleted and the coma at the end of </w:t>
      </w:r>
      <w:r w:rsidR="009313B4">
        <w:rPr>
          <w:rFonts w:asciiTheme="minorHAnsi" w:hAnsiTheme="minorHAnsi" w:cstheme="minorHAnsi"/>
        </w:rPr>
        <w:t>30</w:t>
      </w:r>
      <w:r w:rsidR="00B367FB" w:rsidRPr="0088365F">
        <w:rPr>
          <w:rFonts w:asciiTheme="minorHAnsi" w:hAnsiTheme="minorHAnsi" w:cstheme="minorHAnsi"/>
        </w:rPr>
        <w:t xml:space="preserve"> removed.</w:t>
      </w:r>
    </w:p>
    <w:p w14:paraId="119D518F" w14:textId="567EFAEB"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We will cover how to get the needed AD Group distinguished Name in</w:t>
      </w:r>
      <w:r w:rsidR="001F3B8F">
        <w:rPr>
          <w:rFonts w:cstheme="minorHAnsi"/>
        </w:rPr>
        <w:t xml:space="preserve"> the</w:t>
      </w:r>
      <w:r w:rsidRPr="0088365F">
        <w:rPr>
          <w:rFonts w:asciiTheme="minorHAnsi" w:hAnsiTheme="minorHAnsi" w:cstheme="minorHAnsi"/>
        </w:rPr>
        <w:t xml:space="preserve"> </w:t>
      </w:r>
      <w:hyperlink w:anchor="_AD_Group_Distinguished" w:history="1">
        <w:r w:rsidR="000730C2" w:rsidRPr="000730C2">
          <w:rPr>
            <w:rStyle w:val="Hyperlink"/>
            <w:rFonts w:cstheme="minorHAnsi"/>
          </w:rPr>
          <w:t>AD Group Distinguished Name</w:t>
        </w:r>
      </w:hyperlink>
      <w:r w:rsidR="000730C2">
        <w:rPr>
          <w:rFonts w:cstheme="minorHAnsi"/>
        </w:rPr>
        <w:t xml:space="preserve"> section</w:t>
      </w:r>
    </w:p>
    <w:p w14:paraId="3E9BB5A9" w14:textId="2BA9BD14" w:rsidR="0063279B" w:rsidRPr="0088365F" w:rsidRDefault="0063279B" w:rsidP="004C31FD">
      <w:pPr>
        <w:pStyle w:val="ListParagraph"/>
        <w:numPr>
          <w:ilvl w:val="0"/>
          <w:numId w:val="7"/>
        </w:numPr>
        <w:rPr>
          <w:rFonts w:asciiTheme="minorHAnsi" w:hAnsiTheme="minorHAnsi" w:cstheme="minorHAnsi"/>
        </w:rPr>
      </w:pPr>
      <w:r w:rsidRPr="0088365F">
        <w:rPr>
          <w:rFonts w:asciiTheme="minorHAnsi" w:hAnsiTheme="minorHAnsi" w:cstheme="minorHAnsi"/>
        </w:rPr>
        <w:t xml:space="preserve">We will cover how to get the XIQ User Group ID in </w:t>
      </w:r>
      <w:r w:rsidR="000730C2">
        <w:rPr>
          <w:rFonts w:cstheme="minorHAnsi"/>
        </w:rPr>
        <w:t xml:space="preserve">the </w:t>
      </w:r>
      <w:hyperlink w:anchor="_XIQ_User_Group" w:history="1">
        <w:r w:rsidR="000730C2" w:rsidRPr="000730C2">
          <w:rPr>
            <w:rStyle w:val="Hyperlink"/>
            <w:rFonts w:cstheme="minorHAnsi"/>
          </w:rPr>
          <w:t>XIQ User Group ID</w:t>
        </w:r>
      </w:hyperlink>
      <w:r w:rsidR="000730C2">
        <w:rPr>
          <w:rFonts w:cstheme="minorHAnsi"/>
        </w:rPr>
        <w:t xml:space="preserve"> section</w:t>
      </w:r>
    </w:p>
    <w:p w14:paraId="153934BF" w14:textId="749229CD" w:rsidR="0063279B" w:rsidRDefault="000730C2" w:rsidP="004C31FD">
      <w:pPr>
        <w:pStyle w:val="ListParagraph"/>
        <w:numPr>
          <w:ilvl w:val="0"/>
          <w:numId w:val="7"/>
        </w:numPr>
        <w:rPr>
          <w:rFonts w:asciiTheme="minorHAnsi" w:hAnsiTheme="minorHAnsi" w:cstheme="minorHAnsi"/>
        </w:rPr>
      </w:pPr>
      <w:r w:rsidRPr="000730C2">
        <w:rPr>
          <w:rFonts w:cstheme="minorHAnsi"/>
          <w:b/>
          <w:bCs/>
        </w:rPr>
        <w:t>NOTE</w:t>
      </w:r>
      <w:r>
        <w:rPr>
          <w:rFonts w:cstheme="minorHAnsi"/>
        </w:rPr>
        <w:t xml:space="preserve">: </w:t>
      </w:r>
      <w:r w:rsidR="0063279B" w:rsidRPr="0088365F">
        <w:rPr>
          <w:rFonts w:asciiTheme="minorHAnsi" w:hAnsiTheme="minorHAnsi" w:cstheme="minorHAnsi"/>
        </w:rPr>
        <w:t>The order is very important here. If the same AD user is in multiple groups, the user will be put in the first XIQ User Group in the list.</w:t>
      </w:r>
      <w:r w:rsidR="00B367FB" w:rsidRPr="0088365F">
        <w:rPr>
          <w:rFonts w:asciiTheme="minorHAnsi" w:hAnsiTheme="minorHAnsi" w:cstheme="minorHAnsi"/>
        </w:rPr>
        <w:t xml:space="preserve"> XIQ users can only be in one </w:t>
      </w:r>
      <w:r w:rsidR="00C664F5">
        <w:rPr>
          <w:rFonts w:cstheme="minorHAnsi"/>
        </w:rPr>
        <w:t xml:space="preserve">PPSK </w:t>
      </w:r>
      <w:r w:rsidR="00B367FB" w:rsidRPr="0088365F">
        <w:rPr>
          <w:rFonts w:asciiTheme="minorHAnsi" w:hAnsiTheme="minorHAnsi" w:cstheme="minorHAnsi"/>
        </w:rPr>
        <w:t>User group.</w:t>
      </w:r>
    </w:p>
    <w:p w14:paraId="334573A4" w14:textId="153ADEEB" w:rsidR="003D30B3" w:rsidRPr="00BC2DA4" w:rsidRDefault="003D30B3" w:rsidP="00BC2DA4">
      <w:pPr>
        <w:pStyle w:val="Heading4"/>
        <w:rPr>
          <w:color w:val="7030A0"/>
        </w:rPr>
      </w:pPr>
      <w:bookmarkStart w:id="41" w:name="_Toc92701406"/>
      <w:r>
        <w:rPr>
          <w:color w:val="7030A0"/>
        </w:rPr>
        <w:t>PCG Sup</w:t>
      </w:r>
      <w:r w:rsidR="00BC2DA4">
        <w:rPr>
          <w:color w:val="7030A0"/>
        </w:rPr>
        <w:t>p</w:t>
      </w:r>
      <w:r>
        <w:rPr>
          <w:color w:val="7030A0"/>
        </w:rPr>
        <w:t>ort (optional)</w:t>
      </w:r>
      <w:bookmarkEnd w:id="41"/>
    </w:p>
    <w:p w14:paraId="265A8CD1" w14:textId="31C10DB3" w:rsidR="003D30B3" w:rsidRDefault="003D30B3" w:rsidP="003D30B3">
      <w:pPr>
        <w:rPr>
          <w:rFonts w:asciiTheme="minorHAnsi" w:hAnsiTheme="minorHAnsi" w:cstheme="minorHAnsi"/>
          <w:b/>
          <w:bCs/>
        </w:rPr>
      </w:pPr>
      <w:r>
        <w:rPr>
          <w:rFonts w:asciiTheme="minorHAnsi" w:hAnsiTheme="minorHAnsi" w:cstheme="minorHAnsi"/>
          <w:b/>
          <w:bCs/>
          <w:u w:val="single"/>
        </w:rPr>
        <w:t>Line 34</w:t>
      </w:r>
      <w:r>
        <w:rPr>
          <w:rFonts w:asciiTheme="minorHAnsi" w:hAnsiTheme="minorHAnsi" w:cstheme="minorHAnsi"/>
        </w:rPr>
        <w:t xml:space="preserve"> To enable PCG Support change </w:t>
      </w:r>
      <w:r w:rsidR="00BC2DA4">
        <w:rPr>
          <w:rFonts w:asciiTheme="minorHAnsi" w:hAnsiTheme="minorHAnsi" w:cstheme="minorHAnsi"/>
        </w:rPr>
        <w:t>the</w:t>
      </w:r>
      <w:r>
        <w:rPr>
          <w:rFonts w:asciiTheme="minorHAnsi" w:hAnsiTheme="minorHAnsi" w:cstheme="minorHAnsi"/>
        </w:rPr>
        <w:t xml:space="preserve"> </w:t>
      </w:r>
      <w:proofErr w:type="spellStart"/>
      <w:r w:rsidRPr="00BC2DA4">
        <w:rPr>
          <w:rFonts w:asciiTheme="minorHAnsi" w:hAnsiTheme="minorHAnsi" w:cstheme="minorHAnsi"/>
          <w:b/>
          <w:bCs/>
        </w:rPr>
        <w:t>PCG_Enable</w:t>
      </w:r>
      <w:proofErr w:type="spellEnd"/>
      <w:r>
        <w:rPr>
          <w:rFonts w:asciiTheme="minorHAnsi" w:hAnsiTheme="minorHAnsi" w:cstheme="minorHAnsi"/>
        </w:rPr>
        <w:t xml:space="preserve"> Variable from </w:t>
      </w:r>
      <w:r w:rsidRPr="00BC2DA4">
        <w:rPr>
          <w:rFonts w:asciiTheme="minorHAnsi" w:hAnsiTheme="minorHAnsi" w:cstheme="minorHAnsi"/>
          <w:b/>
          <w:bCs/>
        </w:rPr>
        <w:t>False</w:t>
      </w:r>
      <w:r>
        <w:rPr>
          <w:rFonts w:asciiTheme="minorHAnsi" w:hAnsiTheme="minorHAnsi" w:cstheme="minorHAnsi"/>
        </w:rPr>
        <w:t xml:space="preserve"> to </w:t>
      </w:r>
      <w:r w:rsidRPr="00BC2DA4">
        <w:rPr>
          <w:rFonts w:asciiTheme="minorHAnsi" w:hAnsiTheme="minorHAnsi" w:cstheme="minorHAnsi"/>
          <w:b/>
          <w:bCs/>
        </w:rPr>
        <w:t>True</w:t>
      </w:r>
    </w:p>
    <w:p w14:paraId="5D8F4FB3" w14:textId="600B12B5" w:rsidR="003D30B3" w:rsidRDefault="003D30B3" w:rsidP="003D30B3">
      <w:pPr>
        <w:rPr>
          <w:rFonts w:asciiTheme="minorHAnsi" w:hAnsiTheme="minorHAnsi" w:cstheme="minorHAnsi"/>
        </w:rPr>
      </w:pPr>
      <w:r w:rsidRPr="00BC2DA4">
        <w:rPr>
          <w:rFonts w:asciiTheme="minorHAnsi" w:hAnsiTheme="minorHAnsi" w:cstheme="minorHAnsi"/>
          <w:b/>
          <w:bCs/>
          <w:u w:val="single"/>
        </w:rPr>
        <w:t>Lines 36-4</w:t>
      </w:r>
      <w:r>
        <w:rPr>
          <w:rFonts w:asciiTheme="minorHAnsi" w:hAnsiTheme="minorHAnsi" w:cstheme="minorHAnsi"/>
          <w:b/>
          <w:bCs/>
          <w:u w:val="single"/>
        </w:rPr>
        <w:t>2</w:t>
      </w:r>
      <w:r>
        <w:rPr>
          <w:rFonts w:asciiTheme="minorHAnsi" w:hAnsiTheme="minorHAnsi" w:cstheme="minorHAnsi"/>
        </w:rPr>
        <w:t xml:space="preserve"> If PCG is Enabled </w:t>
      </w:r>
      <w:proofErr w:type="spellStart"/>
      <w:r>
        <w:rPr>
          <w:rFonts w:asciiTheme="minorHAnsi" w:hAnsiTheme="minorHAnsi" w:cstheme="minorHAnsi"/>
          <w:b/>
          <w:bCs/>
        </w:rPr>
        <w:t>PCG_Maping</w:t>
      </w:r>
      <w:proofErr w:type="spellEnd"/>
      <w:r>
        <w:rPr>
          <w:rFonts w:asciiTheme="minorHAnsi" w:hAnsiTheme="minorHAnsi" w:cstheme="minorHAnsi"/>
        </w:rPr>
        <w:t xml:space="preserve"> should be updated with correct information. If PCG is not Enabled </w:t>
      </w:r>
      <w:proofErr w:type="spellStart"/>
      <w:r>
        <w:rPr>
          <w:rFonts w:asciiTheme="minorHAnsi" w:hAnsiTheme="minorHAnsi" w:cstheme="minorHAnsi"/>
          <w:b/>
          <w:bCs/>
        </w:rPr>
        <w:t>PCG_Maping</w:t>
      </w:r>
      <w:proofErr w:type="spellEnd"/>
      <w:r>
        <w:rPr>
          <w:rFonts w:asciiTheme="minorHAnsi" w:hAnsiTheme="minorHAnsi" w:cstheme="minorHAnsi"/>
          <w:b/>
          <w:bCs/>
        </w:rPr>
        <w:t xml:space="preserve"> </w:t>
      </w:r>
      <w:r>
        <w:rPr>
          <w:rFonts w:asciiTheme="minorHAnsi" w:hAnsiTheme="minorHAnsi" w:cstheme="minorHAnsi"/>
        </w:rPr>
        <w:t>will not be used and does not need to be updated.</w:t>
      </w:r>
    </w:p>
    <w:p w14:paraId="23C35FF7" w14:textId="04A4E908" w:rsidR="003D30B3" w:rsidRDefault="00FB25E3" w:rsidP="003D7756">
      <w:pPr>
        <w:pStyle w:val="ListParagraph"/>
        <w:numPr>
          <w:ilvl w:val="0"/>
          <w:numId w:val="15"/>
        </w:numPr>
        <w:rPr>
          <w:rFonts w:asciiTheme="minorHAnsi" w:hAnsiTheme="minorHAnsi" w:cstheme="minorHAnsi"/>
        </w:rPr>
      </w:pPr>
      <w:r>
        <w:rPr>
          <w:rFonts w:asciiTheme="minorHAnsi" w:hAnsiTheme="minorHAnsi" w:cstheme="minorHAnsi"/>
          <w:b/>
          <w:bCs/>
        </w:rPr>
        <w:t xml:space="preserve">Line 37 </w:t>
      </w:r>
      <w:r>
        <w:rPr>
          <w:rFonts w:asciiTheme="minorHAnsi" w:hAnsiTheme="minorHAnsi" w:cstheme="minorHAnsi"/>
        </w:rPr>
        <w:t>– This should be replaced with the XIQ User Group ID number that correlates with the PCG.</w:t>
      </w:r>
      <w:r w:rsidR="005758F4">
        <w:rPr>
          <w:rFonts w:asciiTheme="minorHAnsi" w:hAnsiTheme="minorHAnsi" w:cstheme="minorHAnsi"/>
        </w:rPr>
        <w:t xml:space="preserve"> </w:t>
      </w:r>
      <w:r w:rsidR="00D376A4">
        <w:rPr>
          <w:rFonts w:asciiTheme="minorHAnsi" w:hAnsiTheme="minorHAnsi" w:cstheme="minorHAnsi"/>
        </w:rPr>
        <w:t xml:space="preserve">See </w:t>
      </w:r>
      <w:hyperlink w:anchor="_XIQ_User_Group" w:history="1">
        <w:r w:rsidR="00D376A4" w:rsidRPr="000730C2">
          <w:rPr>
            <w:rStyle w:val="Hyperlink"/>
            <w:rFonts w:cstheme="minorHAnsi"/>
          </w:rPr>
          <w:t>XIQ User Group ID</w:t>
        </w:r>
      </w:hyperlink>
      <w:r w:rsidR="00D376A4">
        <w:rPr>
          <w:rFonts w:cstheme="minorHAnsi"/>
        </w:rPr>
        <w:t xml:space="preserve"> section</w:t>
      </w:r>
    </w:p>
    <w:p w14:paraId="4A62A1B7" w14:textId="0FD0A326" w:rsidR="00FB25E3" w:rsidRDefault="00B24064" w:rsidP="003D7756">
      <w:pPr>
        <w:pStyle w:val="ListParagraph"/>
        <w:numPr>
          <w:ilvl w:val="0"/>
          <w:numId w:val="15"/>
        </w:numPr>
        <w:rPr>
          <w:rFonts w:asciiTheme="minorHAnsi" w:hAnsiTheme="minorHAnsi" w:cstheme="minorHAnsi"/>
        </w:rPr>
      </w:pPr>
      <w:r>
        <w:rPr>
          <w:rFonts w:asciiTheme="minorHAnsi" w:hAnsiTheme="minorHAnsi" w:cstheme="minorHAnsi"/>
          <w:noProof/>
        </w:rPr>
        <w:lastRenderedPageBreak/>
        <w:drawing>
          <wp:anchor distT="0" distB="0" distL="114300" distR="114300" simplePos="0" relativeHeight="251729920" behindDoc="1" locked="0" layoutInCell="1" allowOverlap="1" wp14:anchorId="04E6D817" wp14:editId="6B79FEB9">
            <wp:simplePos x="0" y="0"/>
            <wp:positionH relativeFrom="column">
              <wp:posOffset>3787775</wp:posOffset>
            </wp:positionH>
            <wp:positionV relativeFrom="paragraph">
              <wp:posOffset>43815</wp:posOffset>
            </wp:positionV>
            <wp:extent cx="3297555" cy="942975"/>
            <wp:effectExtent l="0" t="0" r="635" b="1270"/>
            <wp:wrapTight wrapText="bothSides">
              <wp:wrapPolygon edited="0">
                <wp:start x="0" y="0"/>
                <wp:lineTo x="0" y="21326"/>
                <wp:lineTo x="21517" y="21326"/>
                <wp:lineTo x="21517" y="0"/>
                <wp:lineTo x="0" y="0"/>
              </wp:wrapPolygon>
            </wp:wrapTight>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297555" cy="942975"/>
                    </a:xfrm>
                    <a:prstGeom prst="rect">
                      <a:avLst/>
                    </a:prstGeom>
                  </pic:spPr>
                </pic:pic>
              </a:graphicData>
            </a:graphic>
            <wp14:sizeRelH relativeFrom="page">
              <wp14:pctWidth>0</wp14:pctWidth>
            </wp14:sizeRelH>
            <wp14:sizeRelV relativeFrom="page">
              <wp14:pctHeight>0</wp14:pctHeight>
            </wp14:sizeRelV>
          </wp:anchor>
        </w:drawing>
      </w:r>
      <w:r w:rsidR="00FB25E3">
        <w:rPr>
          <w:rFonts w:asciiTheme="minorHAnsi" w:hAnsiTheme="minorHAnsi" w:cstheme="minorHAnsi"/>
          <w:b/>
          <w:bCs/>
        </w:rPr>
        <w:t>Line 38</w:t>
      </w:r>
      <w:r w:rsidR="00FB25E3">
        <w:rPr>
          <w:rFonts w:asciiTheme="minorHAnsi" w:hAnsiTheme="minorHAnsi" w:cstheme="minorHAnsi"/>
        </w:rPr>
        <w:t xml:space="preserve"> – This is the name of the User Group associated with the ID on line 37</w:t>
      </w:r>
    </w:p>
    <w:p w14:paraId="00BEC4A7" w14:textId="25E9CB16" w:rsidR="00FB25E3" w:rsidRDefault="00FB25E3" w:rsidP="00BC2DA4">
      <w:pPr>
        <w:pStyle w:val="ListParagraph"/>
        <w:numPr>
          <w:ilvl w:val="1"/>
          <w:numId w:val="15"/>
        </w:numPr>
        <w:rPr>
          <w:rFonts w:asciiTheme="minorHAnsi" w:hAnsiTheme="minorHAnsi" w:cstheme="minorHAnsi"/>
        </w:rPr>
      </w:pPr>
      <w:r>
        <w:rPr>
          <w:rFonts w:asciiTheme="minorHAnsi" w:hAnsiTheme="minorHAnsi" w:cstheme="minorHAnsi"/>
        </w:rPr>
        <w:t>This is needed to be able to add and remove Users from the PCG.</w:t>
      </w:r>
    </w:p>
    <w:p w14:paraId="2D6AD548" w14:textId="32574106" w:rsidR="00FB25E3" w:rsidRDefault="00FB25E3" w:rsidP="003D7756">
      <w:pPr>
        <w:pStyle w:val="ListParagraph"/>
        <w:numPr>
          <w:ilvl w:val="0"/>
          <w:numId w:val="15"/>
        </w:numPr>
        <w:rPr>
          <w:rFonts w:asciiTheme="minorHAnsi" w:hAnsiTheme="minorHAnsi" w:cstheme="minorHAnsi"/>
        </w:rPr>
      </w:pPr>
      <w:r>
        <w:rPr>
          <w:rFonts w:asciiTheme="minorHAnsi" w:hAnsiTheme="minorHAnsi" w:cstheme="minorHAnsi"/>
          <w:b/>
          <w:bCs/>
        </w:rPr>
        <w:t xml:space="preserve">Line 39 </w:t>
      </w:r>
      <w:r>
        <w:rPr>
          <w:rFonts w:asciiTheme="minorHAnsi" w:hAnsiTheme="minorHAnsi" w:cstheme="minorHAnsi"/>
        </w:rPr>
        <w:t xml:space="preserve">– This is the Network Policy ID associated with </w:t>
      </w:r>
      <w:r w:rsidR="00BC2DA4">
        <w:rPr>
          <w:rFonts w:asciiTheme="minorHAnsi" w:hAnsiTheme="minorHAnsi" w:cstheme="minorHAnsi"/>
        </w:rPr>
        <w:t xml:space="preserve">the </w:t>
      </w:r>
      <w:r>
        <w:rPr>
          <w:rFonts w:asciiTheme="minorHAnsi" w:hAnsiTheme="minorHAnsi" w:cstheme="minorHAnsi"/>
        </w:rPr>
        <w:t>PCG</w:t>
      </w:r>
    </w:p>
    <w:p w14:paraId="5B156CF0" w14:textId="14621076" w:rsidR="00FB25E3" w:rsidRDefault="00FB25E3" w:rsidP="00FB25E3">
      <w:pPr>
        <w:pStyle w:val="ListParagraph"/>
        <w:numPr>
          <w:ilvl w:val="1"/>
          <w:numId w:val="15"/>
        </w:numPr>
        <w:rPr>
          <w:rFonts w:asciiTheme="minorHAnsi" w:hAnsiTheme="minorHAnsi" w:cstheme="minorHAnsi"/>
        </w:rPr>
      </w:pPr>
      <w:r>
        <w:rPr>
          <w:rFonts w:asciiTheme="minorHAnsi" w:hAnsiTheme="minorHAnsi" w:cstheme="minorHAnsi"/>
        </w:rPr>
        <w:t xml:space="preserve">We will cover how to </w:t>
      </w:r>
      <w:r w:rsidR="00BE7877">
        <w:rPr>
          <w:rFonts w:asciiTheme="minorHAnsi" w:hAnsiTheme="minorHAnsi" w:cstheme="minorHAnsi"/>
        </w:rPr>
        <w:t xml:space="preserve">get the Network Policy ID in the </w:t>
      </w:r>
      <w:hyperlink w:anchor="_XIQ_Network_Policy" w:history="1">
        <w:r w:rsidR="00BE7877" w:rsidRPr="00BC2DA4">
          <w:rPr>
            <w:rStyle w:val="Hyperlink"/>
            <w:rFonts w:asciiTheme="minorHAnsi" w:hAnsiTheme="minorHAnsi" w:cstheme="minorHAnsi"/>
          </w:rPr>
          <w:t>Network Policy ID</w:t>
        </w:r>
      </w:hyperlink>
      <w:r w:rsidR="00BE7877">
        <w:rPr>
          <w:rFonts w:asciiTheme="minorHAnsi" w:hAnsiTheme="minorHAnsi" w:cstheme="minorHAnsi"/>
        </w:rPr>
        <w:t xml:space="preserve"> section</w:t>
      </w:r>
    </w:p>
    <w:p w14:paraId="58C2A4C8" w14:textId="61F2CA64" w:rsidR="00BE7877" w:rsidRDefault="00365FD2" w:rsidP="00BE7877">
      <w:pPr>
        <w:pStyle w:val="ListParagraph"/>
        <w:numPr>
          <w:ilvl w:val="0"/>
          <w:numId w:val="15"/>
        </w:numPr>
        <w:rPr>
          <w:rFonts w:asciiTheme="minorHAnsi" w:hAnsiTheme="minorHAnsi" w:cstheme="minorHAnsi"/>
        </w:rPr>
      </w:pPr>
      <w:r>
        <w:rPr>
          <w:rFonts w:cstheme="majorBidi"/>
          <w:noProof/>
        </w:rPr>
        <w:drawing>
          <wp:anchor distT="0" distB="0" distL="114300" distR="114300" simplePos="0" relativeHeight="251721728" behindDoc="0" locked="0" layoutInCell="1" allowOverlap="1" wp14:anchorId="78D48C4D" wp14:editId="168F9090">
            <wp:simplePos x="0" y="0"/>
            <wp:positionH relativeFrom="column">
              <wp:posOffset>5056505</wp:posOffset>
            </wp:positionH>
            <wp:positionV relativeFrom="paragraph">
              <wp:posOffset>147320</wp:posOffset>
            </wp:positionV>
            <wp:extent cx="1517015" cy="1020445"/>
            <wp:effectExtent l="0" t="0" r="0" b="0"/>
            <wp:wrapThrough wrapText="bothSides">
              <wp:wrapPolygon edited="0">
                <wp:start x="0" y="0"/>
                <wp:lineTo x="0" y="21237"/>
                <wp:lineTo x="21338" y="21237"/>
                <wp:lineTo x="21338" y="0"/>
                <wp:lineTo x="0" y="0"/>
              </wp:wrapPolygon>
            </wp:wrapThrough>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17015" cy="1020445"/>
                    </a:xfrm>
                    <a:prstGeom prst="rect">
                      <a:avLst/>
                    </a:prstGeom>
                  </pic:spPr>
                </pic:pic>
              </a:graphicData>
            </a:graphic>
            <wp14:sizeRelH relativeFrom="page">
              <wp14:pctWidth>0</wp14:pctWidth>
            </wp14:sizeRelH>
            <wp14:sizeRelV relativeFrom="page">
              <wp14:pctHeight>0</wp14:pctHeight>
            </wp14:sizeRelV>
          </wp:anchor>
        </w:drawing>
      </w:r>
      <w:r w:rsidR="00BE7877">
        <w:rPr>
          <w:rFonts w:asciiTheme="minorHAnsi" w:hAnsiTheme="minorHAnsi" w:cstheme="minorHAnsi"/>
          <w:b/>
          <w:bCs/>
        </w:rPr>
        <w:t xml:space="preserve">Line 40 </w:t>
      </w:r>
      <w:r w:rsidR="009E0AFA">
        <w:rPr>
          <w:rFonts w:asciiTheme="minorHAnsi" w:hAnsiTheme="minorHAnsi" w:cstheme="minorHAnsi"/>
        </w:rPr>
        <w:t>–</w:t>
      </w:r>
      <w:r w:rsidR="00BE7877">
        <w:rPr>
          <w:rFonts w:asciiTheme="minorHAnsi" w:hAnsiTheme="minorHAnsi" w:cstheme="minorHAnsi"/>
        </w:rPr>
        <w:t xml:space="preserve"> </w:t>
      </w:r>
      <w:r w:rsidR="00BC2DA4">
        <w:rPr>
          <w:rFonts w:asciiTheme="minorHAnsi" w:hAnsiTheme="minorHAnsi" w:cstheme="minorHAnsi"/>
        </w:rPr>
        <w:t>This is t</w:t>
      </w:r>
      <w:r w:rsidR="009E0AFA">
        <w:rPr>
          <w:rFonts w:asciiTheme="minorHAnsi" w:hAnsiTheme="minorHAnsi" w:cstheme="minorHAnsi"/>
        </w:rPr>
        <w:t>he Network Policy Name</w:t>
      </w:r>
      <w:r w:rsidR="00BC2DA4">
        <w:rPr>
          <w:rFonts w:asciiTheme="minorHAnsi" w:hAnsiTheme="minorHAnsi" w:cstheme="minorHAnsi"/>
        </w:rPr>
        <w:t xml:space="preserve"> associated with the PCG</w:t>
      </w:r>
    </w:p>
    <w:p w14:paraId="0415A3E2" w14:textId="18391BF8" w:rsidR="00BA5E4A" w:rsidRDefault="00BA5E4A" w:rsidP="00BC2DA4">
      <w:pPr>
        <w:rPr>
          <w:rFonts w:asciiTheme="minorHAnsi" w:hAnsiTheme="minorHAnsi" w:cstheme="minorHAnsi"/>
        </w:rPr>
      </w:pPr>
    </w:p>
    <w:p w14:paraId="1F954785" w14:textId="713C18A8" w:rsidR="0024313D" w:rsidRPr="00BC2DA4" w:rsidRDefault="009E0AFA" w:rsidP="00BC2DA4">
      <w:pPr>
        <w:rPr>
          <w:rFonts w:asciiTheme="minorHAnsi" w:hAnsiTheme="minorHAnsi" w:cstheme="minorHAnsi"/>
        </w:rPr>
      </w:pPr>
      <w:r>
        <w:rPr>
          <w:rFonts w:asciiTheme="minorHAnsi" w:hAnsiTheme="minorHAnsi" w:cstheme="minorHAnsi"/>
        </w:rPr>
        <w:t>NOTE: If additional PCG</w:t>
      </w:r>
      <w:r w:rsidR="00BC2DA4">
        <w:rPr>
          <w:rFonts w:asciiTheme="minorHAnsi" w:hAnsiTheme="minorHAnsi" w:cstheme="minorHAnsi"/>
        </w:rPr>
        <w:t>’s</w:t>
      </w:r>
      <w:r>
        <w:rPr>
          <w:rFonts w:asciiTheme="minorHAnsi" w:hAnsiTheme="minorHAnsi" w:cstheme="minorHAnsi"/>
        </w:rPr>
        <w:t xml:space="preserve"> </w:t>
      </w:r>
      <w:r w:rsidR="00BC2DA4">
        <w:rPr>
          <w:rFonts w:asciiTheme="minorHAnsi" w:hAnsiTheme="minorHAnsi" w:cstheme="minorHAnsi"/>
        </w:rPr>
        <w:t>are</w:t>
      </w:r>
      <w:r>
        <w:rPr>
          <w:rFonts w:asciiTheme="minorHAnsi" w:hAnsiTheme="minorHAnsi" w:cstheme="minorHAnsi"/>
        </w:rPr>
        <w:t xml:space="preserve"> needed, copy lines 37-41, add a comma at the end of line 41, then</w:t>
      </w:r>
      <w:r w:rsidR="00BA5E4A">
        <w:rPr>
          <w:rFonts w:asciiTheme="minorHAnsi" w:hAnsiTheme="minorHAnsi" w:cstheme="minorHAnsi"/>
        </w:rPr>
        <w:t xml:space="preserve"> on the next line </w:t>
      </w:r>
      <w:r>
        <w:rPr>
          <w:rFonts w:asciiTheme="minorHAnsi" w:hAnsiTheme="minorHAnsi" w:cstheme="minorHAnsi"/>
        </w:rPr>
        <w:t xml:space="preserve">paste the copied lines before the </w:t>
      </w:r>
      <w:r w:rsidR="00696842">
        <w:rPr>
          <w:rFonts w:asciiTheme="minorHAnsi" w:hAnsiTheme="minorHAnsi" w:cstheme="minorHAnsi"/>
        </w:rPr>
        <w:t xml:space="preserve">final </w:t>
      </w:r>
      <w:r w:rsidR="00BC2DA4">
        <w:rPr>
          <w:rFonts w:asciiTheme="minorHAnsi" w:hAnsiTheme="minorHAnsi" w:cstheme="minorHAnsi"/>
        </w:rPr>
        <w:t>“</w:t>
      </w:r>
      <w:r>
        <w:rPr>
          <w:rFonts w:asciiTheme="minorHAnsi" w:hAnsiTheme="minorHAnsi" w:cstheme="minorHAnsi"/>
        </w:rPr>
        <w:t>}</w:t>
      </w:r>
      <w:r w:rsidR="00BC2DA4">
        <w:rPr>
          <w:rFonts w:asciiTheme="minorHAnsi" w:hAnsiTheme="minorHAnsi" w:cstheme="minorHAnsi"/>
        </w:rPr>
        <w:t>”</w:t>
      </w:r>
      <w:r>
        <w:rPr>
          <w:rFonts w:asciiTheme="minorHAnsi" w:hAnsiTheme="minorHAnsi" w:cstheme="minorHAnsi"/>
        </w:rPr>
        <w:t xml:space="preserve"> </w:t>
      </w:r>
      <w:r w:rsidR="00696842">
        <w:rPr>
          <w:rFonts w:asciiTheme="minorHAnsi" w:hAnsiTheme="minorHAnsi" w:cstheme="minorHAnsi"/>
        </w:rPr>
        <w:t xml:space="preserve">currently </w:t>
      </w:r>
      <w:r>
        <w:rPr>
          <w:rFonts w:asciiTheme="minorHAnsi" w:hAnsiTheme="minorHAnsi" w:cstheme="minorHAnsi"/>
        </w:rPr>
        <w:t>on line 42.</w:t>
      </w:r>
    </w:p>
    <w:p w14:paraId="2918F110" w14:textId="77777777" w:rsidR="0034065F" w:rsidRDefault="0034065F" w:rsidP="0093292E">
      <w:bookmarkStart w:id="42" w:name="_Generating_the_XIQ"/>
      <w:bookmarkStart w:id="43" w:name="_Toc87020362"/>
      <w:bookmarkStart w:id="44" w:name="_Toc92701407"/>
      <w:bookmarkEnd w:id="42"/>
    </w:p>
    <w:p w14:paraId="05818553" w14:textId="283F8D35" w:rsidR="00B367FB" w:rsidRDefault="00B367FB" w:rsidP="00F9283E">
      <w:pPr>
        <w:pStyle w:val="Heading2"/>
        <w:rPr>
          <w:sz w:val="24"/>
          <w:szCs w:val="24"/>
        </w:rPr>
      </w:pPr>
      <w:r w:rsidRPr="00E505A4">
        <w:rPr>
          <w:sz w:val="24"/>
          <w:szCs w:val="24"/>
        </w:rPr>
        <w:t>Generating the XIQ Token</w:t>
      </w:r>
      <w:bookmarkEnd w:id="43"/>
      <w:bookmarkEnd w:id="44"/>
    </w:p>
    <w:p w14:paraId="6E379B19" w14:textId="67077744" w:rsidR="001C4C20" w:rsidRPr="00BA4BFC" w:rsidRDefault="00D32EBF" w:rsidP="0093292E">
      <w:r>
        <w:t xml:space="preserve">You can view our developer portal site at </w:t>
      </w:r>
      <w:hyperlink r:id="rId15" w:history="1">
        <w:r w:rsidR="00F259AD" w:rsidRPr="00775290">
          <w:rPr>
            <w:rStyle w:val="Hyperlink"/>
          </w:rPr>
          <w:t>https://developer.extremecloudiq.com/</w:t>
        </w:r>
      </w:hyperlink>
      <w:r w:rsidR="00F259AD">
        <w:t xml:space="preserve"> There is a link to our swagger page here, as well as other developer </w:t>
      </w:r>
      <w:r w:rsidR="00FC7B28">
        <w:t>tools. There is also a Communities section to reach out with any questions.</w:t>
      </w:r>
    </w:p>
    <w:p w14:paraId="0A81C4C7" w14:textId="77777777" w:rsidR="0034065F" w:rsidRDefault="0034065F" w:rsidP="0093292E">
      <w:bookmarkStart w:id="45" w:name="_Swagger"/>
      <w:bookmarkStart w:id="46" w:name="_Toc92701408"/>
      <w:bookmarkEnd w:id="45"/>
    </w:p>
    <w:p w14:paraId="70C1175A" w14:textId="4267284C" w:rsidR="00B367FB" w:rsidRPr="00457F57" w:rsidRDefault="00B367FB" w:rsidP="00457F57">
      <w:pPr>
        <w:pStyle w:val="Heading4"/>
        <w:rPr>
          <w:color w:val="7030A0"/>
        </w:rPr>
      </w:pPr>
      <w:r w:rsidRPr="00457F57">
        <w:rPr>
          <w:color w:val="7030A0"/>
        </w:rPr>
        <w:t>Swagger</w:t>
      </w:r>
      <w:bookmarkEnd w:id="46"/>
    </w:p>
    <w:p w14:paraId="49339B80" w14:textId="44156F1C" w:rsidR="001C4C20" w:rsidRDefault="00B367FB" w:rsidP="0024313D">
      <w:pPr>
        <w:rPr>
          <w:rFonts w:asciiTheme="minorHAnsi" w:hAnsiTheme="minorHAnsi" w:cstheme="minorHAnsi"/>
        </w:rPr>
      </w:pPr>
      <w:r w:rsidRPr="0088365F">
        <w:rPr>
          <w:rFonts w:asciiTheme="minorHAnsi" w:hAnsiTheme="minorHAnsi" w:cstheme="minorHAnsi"/>
        </w:rPr>
        <w:t xml:space="preserve">We will use the swagger interface to generate the token </w:t>
      </w:r>
      <w:hyperlink r:id="rId16" w:history="1">
        <w:r w:rsidR="0093292E">
          <w:rPr>
            <w:rStyle w:val="Hyperlink"/>
            <w:rFonts w:asciiTheme="minorHAnsi" w:hAnsiTheme="minorHAnsi" w:cstheme="minorHAnsi"/>
            <w:spacing w:val="-2"/>
          </w:rPr>
          <w:t>https://api.extremecloudiq.com/</w:t>
        </w:r>
      </w:hyperlink>
      <w:r w:rsidRPr="0088365F">
        <w:rPr>
          <w:rStyle w:val="Hyperlink"/>
          <w:rFonts w:asciiTheme="minorHAnsi" w:hAnsiTheme="minorHAnsi" w:cstheme="minorHAnsi"/>
          <w:spacing w:val="-2"/>
        </w:rPr>
        <w:br/>
      </w:r>
      <w:r w:rsidRPr="0088365F">
        <w:rPr>
          <w:rFonts w:asciiTheme="minorHAnsi" w:hAnsiTheme="minorHAnsi" w:cstheme="minorHAnsi"/>
          <w:spacing w:val="-2"/>
        </w:rPr>
        <w:t>In the swagger page, clicking on any API will expand out information about the API as well as give you the ability to try it. Clicking the “Try it out” button, fill out any needed information, and then click the execute button will allow you to try that specific API call.</w:t>
      </w:r>
    </w:p>
    <w:p w14:paraId="1456C3B1" w14:textId="77777777" w:rsidR="0024313D" w:rsidRPr="0088365F" w:rsidRDefault="0024313D" w:rsidP="00B367FB">
      <w:pPr>
        <w:rPr>
          <w:rFonts w:asciiTheme="minorHAnsi" w:hAnsiTheme="minorHAnsi" w:cstheme="minorHAnsi"/>
          <w:spacing w:val="-2"/>
        </w:rPr>
      </w:pPr>
    </w:p>
    <w:p w14:paraId="74EB62EE" w14:textId="41385AFE" w:rsidR="0044083C" w:rsidRPr="00077F21" w:rsidRDefault="0044083C" w:rsidP="0093292E">
      <w:pPr>
        <w:rPr>
          <w:rFonts w:asciiTheme="minorHAnsi" w:hAnsiTheme="minorHAnsi" w:cstheme="minorHAnsi"/>
        </w:rPr>
      </w:pPr>
      <w:r w:rsidRPr="0088365F">
        <w:rPr>
          <w:rFonts w:asciiTheme="minorHAnsi" w:hAnsiTheme="minorHAnsi" w:cstheme="minorHAnsi"/>
        </w:rPr>
        <w:t>The 2</w:t>
      </w:r>
      <w:proofErr w:type="spellStart"/>
      <w:r w:rsidRPr="0088365F">
        <w:rPr>
          <w:rFonts w:asciiTheme="minorHAnsi" w:hAnsiTheme="minorHAnsi" w:cstheme="minorHAnsi"/>
          <w:position w:val="8"/>
          <w:sz w:val="16"/>
          <w:szCs w:val="16"/>
        </w:rPr>
        <w:t>nd</w:t>
      </w:r>
      <w:proofErr w:type="spellEnd"/>
      <w:r w:rsidRPr="0088365F">
        <w:rPr>
          <w:rFonts w:asciiTheme="minorHAnsi" w:hAnsiTheme="minorHAnsi" w:cstheme="minorHAnsi"/>
          <w:position w:val="8"/>
          <w:sz w:val="16"/>
          <w:szCs w:val="16"/>
        </w:rPr>
        <w:t xml:space="preserve"> </w:t>
      </w:r>
      <w:r w:rsidRPr="0088365F">
        <w:rPr>
          <w:rFonts w:asciiTheme="minorHAnsi" w:hAnsiTheme="minorHAnsi" w:cstheme="minorHAnsi"/>
        </w:rPr>
        <w:t xml:space="preserve">generation APIs are based on access tokens that are generated by </w:t>
      </w:r>
      <w:proofErr w:type="spellStart"/>
      <w:proofErr w:type="gramStart"/>
      <w:r w:rsidRPr="0088365F">
        <w:rPr>
          <w:rFonts w:asciiTheme="minorHAnsi" w:hAnsiTheme="minorHAnsi" w:cstheme="minorHAnsi"/>
        </w:rPr>
        <w:t>a</w:t>
      </w:r>
      <w:proofErr w:type="spellEnd"/>
      <w:proofErr w:type="gramEnd"/>
      <w:r w:rsidRPr="0088365F">
        <w:rPr>
          <w:rFonts w:asciiTheme="minorHAnsi" w:hAnsiTheme="minorHAnsi" w:cstheme="minorHAnsi"/>
        </w:rPr>
        <w:t xml:space="preserve"> administrator XIQ account.</w:t>
      </w:r>
      <w:r w:rsidR="00D17B1F">
        <w:rPr>
          <w:rFonts w:asciiTheme="minorHAnsi" w:hAnsiTheme="minorHAnsi" w:cstheme="minorHAnsi"/>
        </w:rPr>
        <w:t xml:space="preserve"> External administrator XIQ accounts need to be granted </w:t>
      </w:r>
      <w:r w:rsidR="00AB4CE4">
        <w:rPr>
          <w:rFonts w:asciiTheme="minorHAnsi" w:hAnsiTheme="minorHAnsi" w:cstheme="minorHAnsi"/>
        </w:rPr>
        <w:t>API</w:t>
      </w:r>
      <w:r w:rsidR="00B037B4">
        <w:rPr>
          <w:rFonts w:asciiTheme="minorHAnsi" w:hAnsiTheme="minorHAnsi" w:cstheme="minorHAnsi"/>
        </w:rPr>
        <w:t xml:space="preserve">. See </w:t>
      </w:r>
      <w:hyperlink r:id="rId17" w:history="1">
        <w:r w:rsidR="0034065F" w:rsidRPr="0034065F">
          <w:rPr>
            <w:rStyle w:val="Hyperlink"/>
            <w:rFonts w:asciiTheme="minorHAnsi" w:hAnsiTheme="minorHAnsi" w:cstheme="minorHAnsi"/>
          </w:rPr>
          <w:t>A Guide to Getting Started with v2 APIs in XIQ</w:t>
        </w:r>
      </w:hyperlink>
      <w:r w:rsidR="0034065F">
        <w:rPr>
          <w:rFonts w:asciiTheme="minorHAnsi" w:hAnsiTheme="minorHAnsi" w:cstheme="minorHAnsi"/>
        </w:rPr>
        <w:t xml:space="preserve"> for more details</w:t>
      </w:r>
      <w:r w:rsidRPr="0088365F">
        <w:rPr>
          <w:rFonts w:asciiTheme="minorHAnsi" w:hAnsiTheme="minorHAnsi" w:cstheme="minorHAnsi"/>
        </w:rPr>
        <w:t xml:space="preserve"> Currently these tokens can only be generated through the</w:t>
      </w:r>
      <w:r>
        <w:rPr>
          <w:rFonts w:ascii="Calibri" w:hAnsi="Calibri" w:cs="Calibri"/>
        </w:rPr>
        <w:t xml:space="preserve"> </w:t>
      </w:r>
      <w:r w:rsidRPr="00E47C9B">
        <w:rPr>
          <w:rFonts w:ascii="Calibri" w:hAnsi="Calibri" w:cs="Calibri"/>
          <w:i/>
          <w:iCs/>
        </w:rPr>
        <w:t>/login</w:t>
      </w:r>
      <w:r>
        <w:rPr>
          <w:rFonts w:ascii="Calibri" w:hAnsi="Calibri" w:cs="Calibri"/>
        </w:rPr>
        <w:t xml:space="preserve"> POST API request. They cannot be generated through the XIQ GUI.</w:t>
      </w:r>
      <w:r w:rsidR="00933793">
        <w:rPr>
          <w:rFonts w:ascii="Calibri" w:hAnsi="Calibri" w:cs="Calibri"/>
        </w:rPr>
        <w:t xml:space="preserve"> </w:t>
      </w:r>
    </w:p>
    <w:p w14:paraId="2DA7E339" w14:textId="445D753E" w:rsidR="0063279B" w:rsidRPr="0063279B" w:rsidRDefault="00B367FB" w:rsidP="00B367FB">
      <w:pPr>
        <w:jc w:val="center"/>
        <w:rPr>
          <w:rFonts w:cstheme="majorBidi"/>
        </w:rPr>
      </w:pPr>
      <w:r>
        <w:rPr>
          <w:rFonts w:cstheme="minorHAnsi"/>
          <w:noProof/>
          <w:spacing w:val="-2"/>
        </w:rPr>
        <w:drawing>
          <wp:inline distT="0" distB="0" distL="0" distR="0" wp14:anchorId="50679614" wp14:editId="30F54CD7">
            <wp:extent cx="5943600" cy="25355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35555"/>
                    </a:xfrm>
                    <a:prstGeom prst="rect">
                      <a:avLst/>
                    </a:prstGeom>
                  </pic:spPr>
                </pic:pic>
              </a:graphicData>
            </a:graphic>
          </wp:inline>
        </w:drawing>
      </w:r>
    </w:p>
    <w:p w14:paraId="2F834937" w14:textId="77777777" w:rsidR="001C4C20" w:rsidRDefault="001C4C20" w:rsidP="00365FD2">
      <w:pPr>
        <w:pStyle w:val="Heading5"/>
        <w:rPr>
          <w:color w:val="7030A0"/>
        </w:rPr>
      </w:pPr>
      <w:bookmarkStart w:id="47" w:name="_Toc87020363"/>
      <w:bookmarkStart w:id="48" w:name="_Toc92701409"/>
      <w:r>
        <w:rPr>
          <w:color w:val="7030A0"/>
        </w:rPr>
        <w:br w:type="page"/>
      </w:r>
    </w:p>
    <w:p w14:paraId="47B906A7" w14:textId="07442FF9" w:rsidR="00457F57" w:rsidRPr="00457F57" w:rsidRDefault="0044083C" w:rsidP="00077F21">
      <w:pPr>
        <w:pStyle w:val="Heading5"/>
      </w:pPr>
      <w:r w:rsidRPr="00457F57">
        <w:rPr>
          <w:color w:val="7030A0"/>
        </w:rPr>
        <w:lastRenderedPageBreak/>
        <w:t>Login</w:t>
      </w:r>
      <w:bookmarkEnd w:id="47"/>
      <w:bookmarkEnd w:id="48"/>
    </w:p>
    <w:p w14:paraId="5046A329" w14:textId="77777777"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36B64D9E" w14:textId="79014EC5" w:rsidR="0044083C" w:rsidRPr="001A3052"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8"/>
          <w:szCs w:val="18"/>
        </w:rPr>
      </w:pPr>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"username": "xiq@example.com",</w:t>
      </w:r>
      <w:r>
        <w:rPr>
          <w:rFonts w:ascii="Cordia New" w:hAnsi="Cordia New" w:cs="Cordia New"/>
          <w:color w:val="FFFFFF" w:themeColor="background1"/>
          <w:sz w:val="18"/>
          <w:szCs w:val="18"/>
        </w:rPr>
        <w:br/>
        <w:t xml:space="preserve">  </w:t>
      </w:r>
      <w:r w:rsidRPr="00D25A41">
        <w:rPr>
          <w:rFonts w:ascii="Cordia New" w:hAnsi="Cordia New" w:cs="Cordia New" w:hint="cs"/>
          <w:color w:val="FFFFFF" w:themeColor="background1"/>
          <w:sz w:val="18"/>
          <w:szCs w:val="18"/>
        </w:rPr>
        <w:t>"password": "</w:t>
      </w:r>
      <w:proofErr w:type="spellStart"/>
      <w:r w:rsidRPr="00D25A41">
        <w:rPr>
          <w:rFonts w:ascii="Cordia New" w:hAnsi="Cordia New" w:cs="Cordia New" w:hint="cs"/>
          <w:color w:val="FFFFFF" w:themeColor="background1"/>
          <w:sz w:val="18"/>
          <w:szCs w:val="18"/>
        </w:rPr>
        <w:t>changeme</w:t>
      </w:r>
      <w:proofErr w:type="spellEnd"/>
      <w:r w:rsidRPr="00D25A41">
        <w:rPr>
          <w:rFonts w:ascii="Cordia New" w:hAnsi="Cordia New" w:cs="Cordia New" w:hint="cs"/>
          <w:color w:val="FFFFFF" w:themeColor="background1"/>
          <w:sz w:val="18"/>
          <w:szCs w:val="18"/>
        </w:rPr>
        <w:t>"</w:t>
      </w:r>
      <w:r>
        <w:rPr>
          <w:rFonts w:ascii="Cordia New" w:hAnsi="Cordia New" w:cs="Cordia New"/>
          <w:color w:val="FFFFFF" w:themeColor="background1"/>
          <w:sz w:val="18"/>
          <w:szCs w:val="18"/>
        </w:rPr>
        <w:br/>
      </w:r>
      <w:r w:rsidRPr="00D25A41">
        <w:rPr>
          <w:rFonts w:ascii="Cordia New" w:hAnsi="Cordia New" w:cs="Cordia New" w:hint="cs"/>
          <w:color w:val="FFFFFF" w:themeColor="background1"/>
          <w:sz w:val="18"/>
          <w:szCs w:val="18"/>
        </w:rPr>
        <w:t>}</w:t>
      </w:r>
    </w:p>
    <w:p w14:paraId="464ABA1F" w14:textId="66BCA35E" w:rsidR="00B65AE7" w:rsidRDefault="0044083C" w:rsidP="0044083C">
      <w:pPr>
        <w:spacing w:before="100" w:beforeAutospacing="1"/>
        <w:rPr>
          <w:ins w:id="49" w:author="Tim Smith" w:date="2022-02-07T13:54:00Z"/>
          <w:rFonts w:ascii="Calibri" w:hAnsi="Calibri" w:cs="Calibri"/>
        </w:rPr>
      </w:pPr>
      <w:r>
        <w:rPr>
          <w:rFonts w:ascii="Calibri" w:hAnsi="Calibri" w:cs="Calibri"/>
        </w:rPr>
        <w:t xml:space="preserve">The </w:t>
      </w:r>
      <w:r>
        <w:rPr>
          <w:rFonts w:ascii="Calibri" w:hAnsi="Calibri" w:cs="Calibri"/>
          <w:i/>
          <w:iCs/>
        </w:rPr>
        <w:t>/login</w:t>
      </w:r>
      <w:r>
        <w:rPr>
          <w:rFonts w:ascii="Calibri" w:hAnsi="Calibri" w:cs="Calibri"/>
        </w:rPr>
        <w:t xml:space="preserve"> POST request is used to generate an access token. In the request body enter a local administrator XIQ account username and password and the API will respond with an access token that can be used for any following calls. This token will be valid for 24 hours after creation. This token will have the ability to be used for </w:t>
      </w:r>
      <w:r w:rsidRPr="0044083C">
        <w:rPr>
          <w:rFonts w:ascii="Calibri" w:hAnsi="Calibri" w:cs="Calibri"/>
          <w:b/>
          <w:bCs/>
        </w:rPr>
        <w:t>any</w:t>
      </w:r>
      <w:r>
        <w:rPr>
          <w:rFonts w:ascii="Calibri" w:hAnsi="Calibri" w:cs="Calibri"/>
        </w:rPr>
        <w:t xml:space="preserve"> of the API calls</w:t>
      </w:r>
      <w:r w:rsidR="00014669">
        <w:rPr>
          <w:rFonts w:ascii="Calibri" w:hAnsi="Calibri" w:cs="Calibri"/>
        </w:rPr>
        <w:t xml:space="preserve"> the user is authorized for within XIQ</w:t>
      </w:r>
      <w:r>
        <w:rPr>
          <w:rFonts w:ascii="Calibri" w:hAnsi="Calibri" w:cs="Calibri"/>
        </w:rPr>
        <w:t xml:space="preserve">. </w:t>
      </w:r>
    </w:p>
    <w:p w14:paraId="1DD6D25C" w14:textId="77777777" w:rsidR="001C4C20" w:rsidRDefault="001C4C20" w:rsidP="0044083C">
      <w:pPr>
        <w:spacing w:before="100" w:beforeAutospacing="1"/>
        <w:rPr>
          <w:rFonts w:ascii="Calibri" w:hAnsi="Calibri" w:cs="Calibri"/>
        </w:rPr>
      </w:pPr>
    </w:p>
    <w:p w14:paraId="2B0CD914" w14:textId="4174C2C4" w:rsidR="00B65AE7" w:rsidRDefault="0044083C" w:rsidP="0044083C">
      <w:pPr>
        <w:rPr>
          <w:rFonts w:ascii="Calibri" w:hAnsi="Calibri" w:cs="Calibri"/>
        </w:rPr>
      </w:pPr>
      <w:r>
        <w:rPr>
          <w:rFonts w:ascii="Calibri" w:hAnsi="Calibri" w:cs="Calibri"/>
        </w:rPr>
        <w:t>For this script we will use this token to generate a sperate token with limited access and a specified expiration time.</w:t>
      </w:r>
      <w:r w:rsidR="00B65AE7">
        <w:rPr>
          <w:rFonts w:ascii="Calibri" w:hAnsi="Calibri" w:cs="Calibri"/>
        </w:rPr>
        <w:t xml:space="preserve"> Copy the </w:t>
      </w:r>
      <w:r w:rsidR="003112A2">
        <w:rPr>
          <w:rFonts w:ascii="Calibri" w:hAnsi="Calibri" w:cs="Calibri"/>
        </w:rPr>
        <w:t xml:space="preserve">access token created not including the </w:t>
      </w:r>
      <w:proofErr w:type="gramStart"/>
      <w:r w:rsidR="003112A2">
        <w:rPr>
          <w:rFonts w:ascii="Calibri" w:hAnsi="Calibri" w:cs="Calibri"/>
        </w:rPr>
        <w:t>“”s.</w:t>
      </w:r>
      <w:proofErr w:type="gramEnd"/>
    </w:p>
    <w:p w14:paraId="79332453" w14:textId="77777777" w:rsidR="00457F57" w:rsidRDefault="00457F57" w:rsidP="0044083C">
      <w:pPr>
        <w:rPr>
          <w:rFonts w:ascii="Calibri" w:hAnsi="Calibri" w:cs="Calibri"/>
        </w:rPr>
      </w:pPr>
    </w:p>
    <w:p w14:paraId="16A0B50B" w14:textId="77777777" w:rsidR="0044083C" w:rsidRPr="00457F57" w:rsidRDefault="0044083C" w:rsidP="00457F57">
      <w:pPr>
        <w:pStyle w:val="Heading5"/>
        <w:rPr>
          <w:color w:val="7030A0"/>
        </w:rPr>
      </w:pPr>
      <w:bookmarkStart w:id="50" w:name="_Toc92701410"/>
      <w:r w:rsidRPr="00457F57">
        <w:rPr>
          <w:color w:val="7030A0"/>
        </w:rPr>
        <w:t>Authorize in Swagger</w:t>
      </w:r>
      <w:bookmarkEnd w:id="50"/>
    </w:p>
    <w:p w14:paraId="2E4E1D9F" w14:textId="77777777" w:rsidR="0044083C" w:rsidRPr="001A3052" w:rsidRDefault="0044083C" w:rsidP="0044083C">
      <w:pPr>
        <w:pStyle w:val="NormalWeb"/>
        <w:spacing w:after="240" w:afterAutospacing="0"/>
        <w:rPr>
          <w:color w:val="7030A0"/>
        </w:rPr>
      </w:pPr>
      <w:r>
        <w:rPr>
          <w:rFonts w:ascii="Calibri" w:hAnsi="Calibri" w:cs="Calibri"/>
        </w:rPr>
        <w:t xml:space="preserve">At the top of the Swagger page, click the authorize button. A window will pop up allowing you to paste the access token and click “Authorize” Swagger will now use the added access token for the API calls on the page. </w:t>
      </w:r>
    </w:p>
    <w:p w14:paraId="574BEBC4" w14:textId="20411660" w:rsidR="0044083C" w:rsidRDefault="0044083C" w:rsidP="0044083C">
      <w:pPr>
        <w:spacing w:before="100" w:beforeAutospacing="1"/>
        <w:rPr>
          <w:rFonts w:ascii="Calibri" w:hAnsi="Calibri" w:cs="Calibri"/>
        </w:rPr>
      </w:pPr>
      <w:r>
        <w:rPr>
          <w:rFonts w:ascii="Calibri" w:hAnsi="Calibri" w:cs="Calibri"/>
          <w:noProof/>
        </w:rPr>
        <w:drawing>
          <wp:inline distT="0" distB="0" distL="0" distR="0" wp14:anchorId="4AA2707B" wp14:editId="54C1EFFB">
            <wp:extent cx="5943600" cy="3443605"/>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443605"/>
                    </a:xfrm>
                    <a:prstGeom prst="rect">
                      <a:avLst/>
                    </a:prstGeom>
                  </pic:spPr>
                </pic:pic>
              </a:graphicData>
            </a:graphic>
          </wp:inline>
        </w:drawing>
      </w:r>
    </w:p>
    <w:p w14:paraId="7C043551" w14:textId="323AF995" w:rsidR="00457F57" w:rsidRPr="0044083C" w:rsidRDefault="00457F57" w:rsidP="0044083C">
      <w:pPr>
        <w:spacing w:before="100" w:beforeAutospacing="1"/>
        <w:rPr>
          <w:rFonts w:ascii="Calibri" w:hAnsi="Calibri" w:cs="Calibri"/>
        </w:rPr>
      </w:pPr>
    </w:p>
    <w:p w14:paraId="2A78E9CD" w14:textId="77777777" w:rsidR="0034065F" w:rsidRDefault="0034065F" w:rsidP="00457F57">
      <w:pPr>
        <w:pStyle w:val="Heading5"/>
        <w:rPr>
          <w:color w:val="7030A0"/>
        </w:rPr>
      </w:pPr>
      <w:bookmarkStart w:id="51" w:name="_Generating_Specific_Tokens"/>
      <w:bookmarkStart w:id="52" w:name="_Toc92701411"/>
      <w:bookmarkEnd w:id="51"/>
      <w:r>
        <w:rPr>
          <w:color w:val="7030A0"/>
        </w:rPr>
        <w:br w:type="page"/>
      </w:r>
    </w:p>
    <w:p w14:paraId="70BDE1E0" w14:textId="626DD45D" w:rsidR="0044083C" w:rsidRPr="00457F57" w:rsidRDefault="0044083C" w:rsidP="00457F57">
      <w:pPr>
        <w:pStyle w:val="Heading5"/>
        <w:rPr>
          <w:color w:val="7030A0"/>
        </w:rPr>
      </w:pPr>
      <w:r w:rsidRPr="00457F57">
        <w:rPr>
          <w:color w:val="7030A0"/>
        </w:rPr>
        <w:lastRenderedPageBreak/>
        <w:t>Generating Specific Tokens</w:t>
      </w:r>
      <w:bookmarkEnd w:id="52"/>
    </w:p>
    <w:p w14:paraId="6D182050" w14:textId="77777777" w:rsidR="00457F57" w:rsidRPr="00457F57" w:rsidRDefault="00457F57" w:rsidP="00457F57"/>
    <w:p w14:paraId="786D0E02" w14:textId="4593A810" w:rsidR="0044083C" w:rsidRDefault="0044083C" w:rsidP="0044083C">
      <w:pPr>
        <w:shd w:val="clear" w:color="auto" w:fill="FFFFFF"/>
        <w:rPr>
          <w:color w:val="7030A0"/>
          <w:sz w:val="15"/>
          <w:szCs w:val="15"/>
        </w:rPr>
      </w:pPr>
      <w:r>
        <w:rPr>
          <w:noProof/>
          <w:color w:val="7030A0"/>
          <w:sz w:val="15"/>
          <w:szCs w:val="15"/>
        </w:rPr>
        <w:drawing>
          <wp:inline distT="0" distB="0" distL="0" distR="0" wp14:anchorId="53ED0D06" wp14:editId="4819714D">
            <wp:extent cx="5943600" cy="191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1135"/>
                    </a:xfrm>
                    <a:prstGeom prst="rect">
                      <a:avLst/>
                    </a:prstGeom>
                  </pic:spPr>
                </pic:pic>
              </a:graphicData>
            </a:graphic>
          </wp:inline>
        </w:drawing>
      </w:r>
    </w:p>
    <w:p w14:paraId="6AE9FA24" w14:textId="4CA33BD0"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w:t>
      </w:r>
      <w:r w:rsidRPr="0088365F">
        <w:rPr>
          <w:rFonts w:asciiTheme="minorHAnsi" w:hAnsiTheme="minorHAnsi" w:cstheme="minorHAnsi"/>
          <w:i/>
          <w:iCs/>
        </w:rPr>
        <w:t>/auth/</w:t>
      </w:r>
      <w:proofErr w:type="spellStart"/>
      <w:r w:rsidRPr="0088365F">
        <w:rPr>
          <w:rFonts w:asciiTheme="minorHAnsi" w:hAnsiTheme="minorHAnsi" w:cstheme="minorHAnsi"/>
          <w:i/>
          <w:iCs/>
        </w:rPr>
        <w:t>apitoken</w:t>
      </w:r>
      <w:proofErr w:type="spellEnd"/>
      <w:r w:rsidRPr="0088365F">
        <w:rPr>
          <w:rFonts w:asciiTheme="minorHAnsi" w:hAnsiTheme="minorHAnsi" w:cstheme="minorHAnsi"/>
          <w:i/>
          <w:iCs/>
        </w:rPr>
        <w:t xml:space="preserve"> </w:t>
      </w:r>
      <w:r w:rsidRPr="0088365F">
        <w:rPr>
          <w:rFonts w:asciiTheme="minorHAnsi" w:hAnsiTheme="minorHAnsi" w:cstheme="minorHAnsi"/>
        </w:rPr>
        <w:t xml:space="preserve">POST request allows you to specify an expire time as well as set permissions for a token. This is a great way to create a token for a specific application or script, only allowing the token to perform the needed tasks. </w:t>
      </w:r>
    </w:p>
    <w:p w14:paraId="5D20641C" w14:textId="75A1B06E"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The expire time uses Epoch time, which is the number of seconds since midnight on Jan 1, </w:t>
      </w:r>
      <w:proofErr w:type="gramStart"/>
      <w:r w:rsidRPr="0088365F">
        <w:rPr>
          <w:rFonts w:asciiTheme="minorHAnsi" w:hAnsiTheme="minorHAnsi" w:cstheme="minorHAnsi"/>
        </w:rPr>
        <w:t>1970  (</w:t>
      </w:r>
      <w:proofErr w:type="gramEnd"/>
      <w:r w:rsidRPr="0088365F">
        <w:rPr>
          <w:rFonts w:asciiTheme="minorHAnsi" w:hAnsiTheme="minorHAnsi" w:cstheme="minorHAnsi"/>
        </w:rPr>
        <w:t xml:space="preserve">UTC). </w:t>
      </w:r>
      <w:hyperlink r:id="rId21" w:history="1">
        <w:r w:rsidRPr="0088365F">
          <w:rPr>
            <w:rStyle w:val="Hyperlink"/>
            <w:rFonts w:asciiTheme="minorHAnsi" w:hAnsiTheme="minorHAnsi" w:cstheme="minorHAnsi"/>
          </w:rPr>
          <w:t>https://www.epochconverter.com/</w:t>
        </w:r>
      </w:hyperlink>
      <w:r w:rsidRPr="0088365F">
        <w:rPr>
          <w:rFonts w:asciiTheme="minorHAnsi" w:hAnsiTheme="minorHAnsi" w:cstheme="minorHAnsi"/>
        </w:rPr>
        <w:t xml:space="preserve"> is a webpage that can be used to convert a readable time to epoch time or epoch time to a more readable time. Set a time for 1 year out and get the epoch time. </w:t>
      </w:r>
    </w:p>
    <w:p w14:paraId="56867B0D" w14:textId="050305C6" w:rsidR="0044083C" w:rsidRPr="0088365F" w:rsidRDefault="0044083C" w:rsidP="0044083C">
      <w:pPr>
        <w:shd w:val="clear" w:color="auto" w:fill="FFFFFF"/>
        <w:rPr>
          <w:rFonts w:asciiTheme="minorHAnsi" w:hAnsiTheme="minorHAnsi" w:cstheme="minorHAnsi"/>
        </w:rPr>
      </w:pPr>
      <w:r w:rsidRPr="0088365F">
        <w:rPr>
          <w:rFonts w:asciiTheme="minorHAnsi" w:hAnsiTheme="minorHAnsi" w:cstheme="minorHAnsi"/>
        </w:rPr>
        <w:t xml:space="preserve">For this script we will want to have the following permissions - </w:t>
      </w:r>
      <w:proofErr w:type="spellStart"/>
      <w:r w:rsidR="00B4406A">
        <w:rPr>
          <w:rFonts w:asciiTheme="minorHAnsi" w:hAnsiTheme="minorHAnsi" w:cstheme="minorHAnsi"/>
        </w:rPr>
        <w:t>enduser</w:t>
      </w:r>
      <w:proofErr w:type="spellEnd"/>
      <w:r w:rsidRPr="0088365F">
        <w:rPr>
          <w:rFonts w:asciiTheme="minorHAnsi" w:hAnsiTheme="minorHAnsi" w:cstheme="minorHAnsi"/>
        </w:rPr>
        <w:t xml:space="preserve">, </w:t>
      </w:r>
      <w:proofErr w:type="spellStart"/>
      <w:r w:rsidRPr="0088365F">
        <w:rPr>
          <w:rFonts w:asciiTheme="minorHAnsi" w:hAnsiTheme="minorHAnsi" w:cstheme="minorHAnsi"/>
        </w:rPr>
        <w:t>pcg</w:t>
      </w:r>
      <w:r w:rsidR="00B4406A">
        <w:rPr>
          <w:rFonts w:asciiTheme="minorHAnsi" w:hAnsiTheme="minorHAnsi" w:cstheme="minorHAnsi"/>
        </w:rPr>
        <w:t>:</w:t>
      </w:r>
      <w:r w:rsidRPr="0088365F">
        <w:rPr>
          <w:rFonts w:asciiTheme="minorHAnsi" w:hAnsiTheme="minorHAnsi" w:cstheme="minorHAnsi"/>
        </w:rPr>
        <w:t>key</w:t>
      </w:r>
      <w:proofErr w:type="spellEnd"/>
      <w:r w:rsidR="00B4406A" w:rsidRPr="0088365F" w:rsidDel="00B4406A">
        <w:rPr>
          <w:rFonts w:asciiTheme="minorHAnsi" w:hAnsiTheme="minorHAnsi" w:cstheme="minorHAnsi"/>
        </w:rPr>
        <w:t xml:space="preserve"> </w:t>
      </w:r>
      <w:r w:rsidRPr="0088365F">
        <w:rPr>
          <w:rFonts w:asciiTheme="minorHAnsi" w:hAnsiTheme="minorHAnsi" w:cstheme="minorHAnsi"/>
        </w:rPr>
        <w:br/>
        <w:t xml:space="preserve">This will give us access to view, create, and delete </w:t>
      </w:r>
      <w:proofErr w:type="spellStart"/>
      <w:r w:rsidRPr="0088365F">
        <w:rPr>
          <w:rFonts w:asciiTheme="minorHAnsi" w:hAnsiTheme="minorHAnsi" w:cstheme="minorHAnsi"/>
        </w:rPr>
        <w:t>ppsk</w:t>
      </w:r>
      <w:proofErr w:type="spellEnd"/>
      <w:r w:rsidRPr="0088365F">
        <w:rPr>
          <w:rFonts w:asciiTheme="minorHAnsi" w:hAnsiTheme="minorHAnsi" w:cstheme="minorHAnsi"/>
        </w:rPr>
        <w:t xml:space="preserve"> users as well as </w:t>
      </w:r>
      <w:r w:rsidRPr="00D82590">
        <w:rPr>
          <w:rFonts w:asciiTheme="minorHAnsi" w:hAnsiTheme="minorHAnsi" w:cstheme="minorHAnsi"/>
        </w:rPr>
        <w:t>view,</w:t>
      </w:r>
      <w:r w:rsidR="00D23D30">
        <w:rPr>
          <w:rFonts w:asciiTheme="minorHAnsi" w:hAnsiTheme="minorHAnsi" w:cstheme="minorHAnsi"/>
        </w:rPr>
        <w:t xml:space="preserve"> </w:t>
      </w:r>
      <w:r w:rsidRPr="00D82590">
        <w:rPr>
          <w:rFonts w:asciiTheme="minorHAnsi" w:hAnsiTheme="minorHAnsi" w:cstheme="minorHAnsi"/>
        </w:rPr>
        <w:t xml:space="preserve">create, and delete </w:t>
      </w:r>
      <w:proofErr w:type="spellStart"/>
      <w:r w:rsidRPr="00D82590">
        <w:rPr>
          <w:rFonts w:asciiTheme="minorHAnsi" w:hAnsiTheme="minorHAnsi" w:cstheme="minorHAnsi"/>
        </w:rPr>
        <w:t>pcg</w:t>
      </w:r>
      <w:proofErr w:type="spellEnd"/>
      <w:r w:rsidRPr="00D82590">
        <w:rPr>
          <w:rFonts w:asciiTheme="minorHAnsi" w:hAnsiTheme="minorHAnsi" w:cstheme="minorHAnsi"/>
        </w:rPr>
        <w:t>-key-based users if necessary.</w:t>
      </w:r>
      <w:r w:rsidRPr="0088365F">
        <w:rPr>
          <w:rFonts w:asciiTheme="minorHAnsi" w:hAnsiTheme="minorHAnsi" w:cstheme="minorHAnsi"/>
        </w:rPr>
        <w:t xml:space="preserve"> </w:t>
      </w:r>
    </w:p>
    <w:p w14:paraId="62EF98AF" w14:textId="53B0F4C7" w:rsidR="00BA5E4A" w:rsidRDefault="0044083C" w:rsidP="0044083C">
      <w:pPr>
        <w:shd w:val="clear" w:color="auto" w:fill="FFFFFF"/>
        <w:rPr>
          <w:rFonts w:asciiTheme="majorHAnsi" w:hAnsiTheme="majorHAnsi" w:cstheme="majorHAnsi"/>
          <w:i/>
          <w:iCs/>
          <w:color w:val="7030A0"/>
          <w:sz w:val="15"/>
          <w:szCs w:val="15"/>
        </w:rPr>
      </w:pPr>
      <w:r w:rsidRPr="0088365F">
        <w:rPr>
          <w:rFonts w:asciiTheme="minorHAnsi" w:hAnsiTheme="minorHAnsi" w:cstheme="minorHAnsi"/>
        </w:rPr>
        <w:t xml:space="preserve">Adding the desired expire time and a list of permissions, this API will return a token that will only be usable by the specified APIs. </w:t>
      </w:r>
    </w:p>
    <w:p w14:paraId="3B2DCA6B" w14:textId="77777777" w:rsidR="00BA5E4A" w:rsidRDefault="00BA5E4A" w:rsidP="0044083C">
      <w:pPr>
        <w:shd w:val="clear" w:color="auto" w:fill="FFFFFF"/>
        <w:rPr>
          <w:rFonts w:asciiTheme="majorHAnsi" w:hAnsiTheme="majorHAnsi" w:cstheme="majorHAnsi"/>
          <w:i/>
          <w:iCs/>
          <w:color w:val="7030A0"/>
          <w:sz w:val="15"/>
          <w:szCs w:val="15"/>
        </w:rPr>
      </w:pPr>
    </w:p>
    <w:p w14:paraId="5AAE2AE5" w14:textId="200000D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Request Body</w:t>
      </w:r>
    </w:p>
    <w:p w14:paraId="2A09855A" w14:textId="4A2D767F" w:rsidR="0044083C" w:rsidRPr="007A6CC4" w:rsidRDefault="0044083C" w:rsidP="004408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color w:val="FFFFFF" w:themeColor="background1"/>
          <w:sz w:val="15"/>
          <w:szCs w:val="15"/>
        </w:rPr>
      </w:pP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"description": "Token for </w:t>
      </w:r>
      <w:proofErr w:type="gramStart"/>
      <w:r w:rsidRPr="0044083C">
        <w:rPr>
          <w:rFonts w:ascii="Cordia New" w:hAnsi="Cordia New" w:cs="Cordia New"/>
          <w:color w:val="FFFFFF" w:themeColor="background1"/>
          <w:sz w:val="15"/>
          <w:szCs w:val="15"/>
        </w:rPr>
        <w:t xml:space="preserve">XIQ-AD-PPSK-Sync.py </w:t>
      </w:r>
      <w:r>
        <w:rPr>
          <w:rFonts w:ascii="Cordia New" w:hAnsi="Cordia New" w:cs="Cordia New"/>
          <w:color w:val="FFFFFF" w:themeColor="background1"/>
          <w:sz w:val="15"/>
          <w:szCs w:val="15"/>
        </w:rPr>
        <w:t xml:space="preserve"> script</w:t>
      </w:r>
      <w:proofErr w:type="gramEnd"/>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Pr="007A6CC4">
        <w:rPr>
          <w:rFonts w:ascii="Cordia New" w:hAnsi="Cordia New" w:cs="Cordia New" w:hint="cs"/>
          <w:color w:val="FFFFFF" w:themeColor="background1"/>
          <w:sz w:val="15"/>
          <w:szCs w:val="15"/>
        </w:rPr>
        <w:t>expire_time</w:t>
      </w:r>
      <w:proofErr w:type="spellEnd"/>
      <w:r w:rsidRPr="007A6CC4">
        <w:rPr>
          <w:rFonts w:ascii="Cordia New" w:hAnsi="Cordia New" w:cs="Cordia New" w:hint="cs"/>
          <w:color w:val="FFFFFF" w:themeColor="background1"/>
          <w:sz w:val="15"/>
          <w:szCs w:val="15"/>
        </w:rPr>
        <w:t xml:space="preserve">": </w:t>
      </w:r>
      <w:r w:rsidRPr="007A6CC4">
        <w:rPr>
          <w:rFonts w:ascii="Cordia New" w:hAnsi="Cordia New" w:cs="Cordia New"/>
          <w:color w:val="FFFFFF" w:themeColor="background1"/>
          <w:sz w:val="15"/>
          <w:szCs w:val="15"/>
        </w:rPr>
        <w:t>1628186428</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"permissions": [</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 xml:space="preserve">  "</w:t>
      </w:r>
      <w:proofErr w:type="spellStart"/>
      <w:r w:rsidR="006A2B6B">
        <w:rPr>
          <w:rFonts w:ascii="Cordia New" w:hAnsi="Cordia New" w:cs="Cordia New"/>
          <w:color w:val="FFFFFF" w:themeColor="background1"/>
          <w:sz w:val="15"/>
          <w:szCs w:val="15"/>
        </w:rPr>
        <w:t>enduser</w:t>
      </w:r>
      <w:proofErr w:type="spellEnd"/>
      <w:r w:rsidR="004D0DC4">
        <w:rPr>
          <w:rFonts w:ascii="Cordia New" w:hAnsi="Cordia New" w:cs="Cordia New"/>
          <w:color w:val="FFFFFF" w:themeColor="background1"/>
          <w:sz w:val="15"/>
          <w:szCs w:val="15"/>
        </w:rPr>
        <w:t>”</w:t>
      </w:r>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proofErr w:type="spellStart"/>
      <w:r w:rsidR="006A2B6B">
        <w:rPr>
          <w:rFonts w:ascii="Cordia New" w:hAnsi="Cordia New" w:cs="Cordia New"/>
          <w:color w:val="FFFFFF" w:themeColor="background1"/>
          <w:sz w:val="15"/>
          <w:szCs w:val="15"/>
        </w:rPr>
        <w:t>pcg:key</w:t>
      </w:r>
      <w:proofErr w:type="spellEnd"/>
      <w:r>
        <w:rPr>
          <w:rFonts w:ascii="Cordia New" w:hAnsi="Cordia New" w:cs="Cordia New"/>
          <w:color w:val="FFFFFF" w:themeColor="background1"/>
          <w:sz w:val="15"/>
          <w:szCs w:val="15"/>
        </w:rPr>
        <w:t>”</w:t>
      </w:r>
      <w:r>
        <w:rPr>
          <w:rFonts w:ascii="Cordia New" w:hAnsi="Cordia New" w:cs="Cordia New"/>
          <w:color w:val="FFFFFF" w:themeColor="background1"/>
          <w:sz w:val="15"/>
          <w:szCs w:val="15"/>
        </w:rPr>
        <w:br/>
        <w:t xml:space="preserve">  </w:t>
      </w:r>
      <w:r w:rsidRPr="007A6CC4">
        <w:rPr>
          <w:rFonts w:ascii="Cordia New" w:hAnsi="Cordia New" w:cs="Cordia New" w:hint="cs"/>
          <w:color w:val="FFFFFF" w:themeColor="background1"/>
          <w:sz w:val="15"/>
          <w:szCs w:val="15"/>
        </w:rPr>
        <w:t>]</w:t>
      </w:r>
      <w:r>
        <w:rPr>
          <w:rFonts w:ascii="Cordia New" w:hAnsi="Cordia New" w:cs="Cordia New"/>
          <w:color w:val="FFFFFF" w:themeColor="background1"/>
          <w:sz w:val="15"/>
          <w:szCs w:val="15"/>
        </w:rPr>
        <w:br/>
      </w:r>
      <w:r w:rsidRPr="007A6CC4">
        <w:rPr>
          <w:rFonts w:ascii="Cordia New" w:hAnsi="Cordia New" w:cs="Cordia New" w:hint="cs"/>
          <w:color w:val="FFFFFF" w:themeColor="background1"/>
          <w:sz w:val="15"/>
          <w:szCs w:val="15"/>
        </w:rPr>
        <w:t>}</w:t>
      </w:r>
    </w:p>
    <w:p w14:paraId="28474D32" w14:textId="77777777" w:rsidR="00E3647C" w:rsidRDefault="00E3647C" w:rsidP="0044083C">
      <w:pPr>
        <w:shd w:val="clear" w:color="auto" w:fill="FFFFFF"/>
        <w:rPr>
          <w:rFonts w:asciiTheme="majorHAnsi" w:hAnsiTheme="majorHAnsi" w:cstheme="majorHAnsi"/>
          <w:i/>
          <w:iCs/>
          <w:color w:val="7030A0"/>
          <w:sz w:val="15"/>
          <w:szCs w:val="15"/>
        </w:rPr>
      </w:pPr>
    </w:p>
    <w:p w14:paraId="76FDED5E" w14:textId="6F298E5C" w:rsidR="0044083C" w:rsidRPr="00D23E0C" w:rsidRDefault="0044083C" w:rsidP="0044083C">
      <w:pPr>
        <w:shd w:val="clear" w:color="auto" w:fill="FFFFFF"/>
        <w:rPr>
          <w:rFonts w:asciiTheme="majorHAnsi" w:hAnsiTheme="majorHAnsi" w:cstheme="majorHAnsi"/>
          <w:i/>
          <w:iCs/>
          <w:color w:val="7030A0"/>
          <w:sz w:val="15"/>
          <w:szCs w:val="15"/>
        </w:rPr>
      </w:pPr>
      <w:r w:rsidRPr="00D23E0C">
        <w:rPr>
          <w:rFonts w:asciiTheme="majorHAnsi" w:hAnsiTheme="majorHAnsi" w:cstheme="majorHAnsi"/>
          <w:i/>
          <w:iCs/>
          <w:color w:val="7030A0"/>
          <w:sz w:val="15"/>
          <w:szCs w:val="15"/>
        </w:rPr>
        <w:t>Response Body</w:t>
      </w:r>
    </w:p>
    <w:p w14:paraId="06881B0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2E82646A"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access</w:t>
      </w:r>
      <w:proofErr w:type="gramEnd"/>
      <w:r w:rsidRPr="007A6CC4">
        <w:rPr>
          <w:rStyle w:val="hljs-attr"/>
          <w:rFonts w:ascii="Cordia New" w:hAnsi="Cordia New" w:cs="Cordia New" w:hint="cs"/>
          <w:b/>
          <w:bCs/>
          <w:color w:val="FFFFFF"/>
          <w:sz w:val="18"/>
          <w:szCs w:val="18"/>
        </w:rPr>
        <w:t>_token</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eyJhbGciOiJIUzI1NiJ9.eyJzdWIiOiJ0aW1qc21pdGgyNEBwcm90b25tYWlsLmNvbSIsInNjb3BlcyI6WyJhY2NvdW50OnIiXSwidXNlcklkIjoyMTc5MjMyMSwicm9sZSI6IkFkbWluaXN0cmF0b3IiLCJjdXN0b21lcklkIjoyMTc5MTk3MSwiY3VzdG9tZXJNb2RlIjowLCJoaXFFbmFibGVkIjpmYWxzZSwib3duZXJJZCI6MTc5MTYxLCJvcmdJZCI6MCwiZGF0YUNlbnRlciI6IklBX0dDUCIsImlzcyI6ImV4dHJlbWVjbG91ZGlxLmNvbSIsImlhdCI6MTYyODE4MzA4OSwiZXhwIjoxNjI4MTg2NDI4fQ.CtBGq4YVGB9FzCodr6Oi5IG8yy1-4B-77AWl5rVG3S0"</w:t>
      </w:r>
      <w:r w:rsidRPr="007A6CC4">
        <w:rPr>
          <w:rStyle w:val="HTMLCode"/>
          <w:rFonts w:ascii="Cordia New" w:hAnsi="Cordia New" w:cs="Cordia New" w:hint="cs"/>
          <w:b/>
          <w:bCs/>
          <w:color w:val="FFFFFF"/>
          <w:sz w:val="18"/>
          <w:szCs w:val="18"/>
        </w:rPr>
        <w:t>,</w:t>
      </w:r>
    </w:p>
    <w:p w14:paraId="5B53142B" w14:textId="216E1CA1"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5</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47</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57</w:t>
      </w:r>
      <w:r w:rsidRPr="007A6CC4">
        <w:rPr>
          <w:rStyle w:val="HTMLCode"/>
          <w:rFonts w:ascii="Cordia New" w:hAnsi="Cordia New" w:cs="Cordia New" w:hint="cs"/>
          <w:b/>
          <w:bCs/>
          <w:color w:val="A2FCA2"/>
          <w:sz w:val="18"/>
          <w:szCs w:val="18"/>
        </w:rPr>
        <w:t>.000+0000"</w:t>
      </w:r>
      <w:r w:rsidRPr="007A6CC4">
        <w:rPr>
          <w:rStyle w:val="HTMLCode"/>
          <w:rFonts w:ascii="Cordia New" w:hAnsi="Cordia New" w:cs="Cordia New" w:hint="cs"/>
          <w:b/>
          <w:bCs/>
          <w:color w:val="FFFFFF"/>
          <w:sz w:val="18"/>
          <w:szCs w:val="18"/>
        </w:rPr>
        <w:t>,</w:t>
      </w:r>
    </w:p>
    <w:p w14:paraId="1D399169" w14:textId="22E85890"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expire</w:t>
      </w:r>
      <w:proofErr w:type="gramEnd"/>
      <w:r w:rsidRPr="007A6CC4">
        <w:rPr>
          <w:rStyle w:val="hljs-attr"/>
          <w:rFonts w:ascii="Cordia New" w:hAnsi="Cordia New" w:cs="Cordia New" w:hint="cs"/>
          <w:b/>
          <w:bCs/>
          <w:color w:val="FFFFFF"/>
          <w:sz w:val="18"/>
          <w:szCs w:val="18"/>
        </w:rPr>
        <w:t>_time</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A2FCA2"/>
          <w:sz w:val="18"/>
          <w:szCs w:val="18"/>
        </w:rPr>
        <w:t>"2021-</w:t>
      </w:r>
      <w:r w:rsidR="006A2B6B">
        <w:rPr>
          <w:rStyle w:val="HTMLCode"/>
          <w:rFonts w:ascii="Cordia New" w:hAnsi="Cordia New" w:cs="Cordia New"/>
          <w:b/>
          <w:bCs/>
          <w:color w:val="A2FCA2"/>
          <w:sz w:val="18"/>
          <w:szCs w:val="18"/>
        </w:rPr>
        <w:t>11</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29</w:t>
      </w:r>
      <w:r w:rsidRPr="007A6CC4">
        <w:rPr>
          <w:rStyle w:val="HTMLCode"/>
          <w:rFonts w:ascii="Cordia New" w:hAnsi="Cordia New" w:cs="Cordia New" w:hint="cs"/>
          <w:b/>
          <w:bCs/>
          <w:color w:val="A2FCA2"/>
          <w:sz w:val="18"/>
          <w:szCs w:val="18"/>
        </w:rPr>
        <w:t>T1</w:t>
      </w:r>
      <w:r w:rsidR="006A2B6B">
        <w:rPr>
          <w:rStyle w:val="HTMLCode"/>
          <w:rFonts w:ascii="Cordia New" w:hAnsi="Cordia New" w:cs="Cordia New"/>
          <w:b/>
          <w:bCs/>
          <w:color w:val="A2FCA2"/>
          <w:sz w:val="18"/>
          <w:szCs w:val="18"/>
        </w:rPr>
        <w:t>6</w:t>
      </w:r>
      <w:r w:rsidRPr="007A6CC4">
        <w:rPr>
          <w:rStyle w:val="HTMLCode"/>
          <w:rFonts w:ascii="Cordia New" w:hAnsi="Cordia New" w:cs="Cordia New" w:hint="cs"/>
          <w:b/>
          <w:bCs/>
          <w:color w:val="A2FCA2"/>
          <w:sz w:val="18"/>
          <w:szCs w:val="18"/>
        </w:rPr>
        <w:t>:</w:t>
      </w:r>
      <w:r w:rsidR="006A2B6B">
        <w:rPr>
          <w:rStyle w:val="HTMLCode"/>
          <w:rFonts w:ascii="Cordia New" w:hAnsi="Cordia New" w:cs="Cordia New"/>
          <w:b/>
          <w:bCs/>
          <w:color w:val="A2FCA2"/>
          <w:sz w:val="18"/>
          <w:szCs w:val="18"/>
        </w:rPr>
        <w:t>1</w:t>
      </w:r>
      <w:r w:rsidRPr="007A6CC4">
        <w:rPr>
          <w:rStyle w:val="HTMLCode"/>
          <w:rFonts w:ascii="Cordia New" w:hAnsi="Cordia New" w:cs="Cordia New" w:hint="cs"/>
          <w:b/>
          <w:bCs/>
          <w:color w:val="A2FCA2"/>
          <w:sz w:val="18"/>
          <w:szCs w:val="18"/>
        </w:rPr>
        <w:t>0:</w:t>
      </w:r>
      <w:r w:rsidR="006A2B6B">
        <w:rPr>
          <w:rStyle w:val="HTMLCode"/>
          <w:rFonts w:ascii="Cordia New" w:hAnsi="Cordia New" w:cs="Cordia New"/>
          <w:b/>
          <w:bCs/>
          <w:color w:val="A2FCA2"/>
          <w:sz w:val="18"/>
          <w:szCs w:val="18"/>
        </w:rPr>
        <w:t>0</w:t>
      </w:r>
      <w:r w:rsidRPr="007A6CC4">
        <w:rPr>
          <w:rStyle w:val="HTMLCode"/>
          <w:rFonts w:ascii="Cordia New" w:hAnsi="Cordia New" w:cs="Cordia New" w:hint="cs"/>
          <w:b/>
          <w:bCs/>
          <w:color w:val="A2FCA2"/>
          <w:sz w:val="18"/>
          <w:szCs w:val="18"/>
        </w:rPr>
        <w:t>8.000+0000"</w:t>
      </w:r>
      <w:r w:rsidRPr="007A6CC4">
        <w:rPr>
          <w:rStyle w:val="HTMLCode"/>
          <w:rFonts w:ascii="Cordia New" w:hAnsi="Cordia New" w:cs="Cordia New" w:hint="cs"/>
          <w:b/>
          <w:bCs/>
          <w:color w:val="FFFFFF"/>
          <w:sz w:val="18"/>
          <w:szCs w:val="18"/>
        </w:rPr>
        <w:t>,</w:t>
      </w:r>
    </w:p>
    <w:p w14:paraId="448C302D"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creator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21792321</w:t>
      </w:r>
      <w:r w:rsidRPr="007A6CC4">
        <w:rPr>
          <w:rStyle w:val="HTMLCode"/>
          <w:rFonts w:ascii="Cordia New" w:hAnsi="Cordia New" w:cs="Cordia New" w:hint="cs"/>
          <w:b/>
          <w:bCs/>
          <w:color w:val="FFFFFF"/>
          <w:sz w:val="18"/>
          <w:szCs w:val="18"/>
        </w:rPr>
        <w:t>,</w:t>
      </w:r>
    </w:p>
    <w:p w14:paraId="51210FAE" w14:textId="77777777" w:rsidR="0044083C" w:rsidRPr="007A6CC4" w:rsidRDefault="0044083C" w:rsidP="0044083C">
      <w:pPr>
        <w:pStyle w:val="HTMLPreformatted"/>
        <w:shd w:val="clear" w:color="auto" w:fill="333333"/>
        <w:rPr>
          <w:rStyle w:val="HTMLCode"/>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Pr="007A6CC4">
        <w:rPr>
          <w:rStyle w:val="hljs-attr"/>
          <w:rFonts w:ascii="Cordia New" w:hAnsi="Cordia New" w:cs="Cordia New" w:hint="cs"/>
          <w:b/>
          <w:bCs/>
          <w:color w:val="FFFFFF"/>
          <w:sz w:val="18"/>
          <w:szCs w:val="18"/>
        </w:rPr>
        <w:t>"</w:t>
      </w:r>
      <w:proofErr w:type="spellStart"/>
      <w:proofErr w:type="gramStart"/>
      <w:r w:rsidRPr="007A6CC4">
        <w:rPr>
          <w:rStyle w:val="hljs-attr"/>
          <w:rFonts w:ascii="Cordia New" w:hAnsi="Cordia New" w:cs="Cordia New" w:hint="cs"/>
          <w:b/>
          <w:bCs/>
          <w:color w:val="FFFFFF"/>
          <w:sz w:val="18"/>
          <w:szCs w:val="18"/>
        </w:rPr>
        <w:t>customer</w:t>
      </w:r>
      <w:proofErr w:type="gramEnd"/>
      <w:r w:rsidRPr="007A6CC4">
        <w:rPr>
          <w:rStyle w:val="hljs-attr"/>
          <w:rFonts w:ascii="Cordia New" w:hAnsi="Cordia New" w:cs="Cordia New" w:hint="cs"/>
          <w:b/>
          <w:bCs/>
          <w:color w:val="FFFFFF"/>
          <w:sz w:val="18"/>
          <w:szCs w:val="18"/>
        </w:rPr>
        <w:t>_id</w:t>
      </w:r>
      <w:proofErr w:type="spellEnd"/>
      <w:r w:rsidRPr="007A6CC4">
        <w:rPr>
          <w:rStyle w:val="hljs-attr"/>
          <w:rFonts w:ascii="Cordia New" w:hAnsi="Cordia New" w:cs="Cordia New" w:hint="cs"/>
          <w:b/>
          <w:bCs/>
          <w:color w:val="FFFFFF"/>
          <w:sz w:val="18"/>
          <w:szCs w:val="18"/>
        </w:rPr>
        <w:t>"</w:t>
      </w:r>
      <w:r w:rsidRPr="007A6CC4">
        <w:rPr>
          <w:rStyle w:val="HTMLCode"/>
          <w:rFonts w:ascii="Cordia New" w:hAnsi="Cordia New" w:cs="Cordia New" w:hint="cs"/>
          <w:b/>
          <w:bCs/>
          <w:color w:val="FFFFFF"/>
          <w:sz w:val="18"/>
          <w:szCs w:val="18"/>
        </w:rPr>
        <w:t xml:space="preserve">: </w:t>
      </w:r>
      <w:r w:rsidRPr="007A6CC4">
        <w:rPr>
          <w:rStyle w:val="HTMLCode"/>
          <w:rFonts w:ascii="Cordia New" w:hAnsi="Cordia New" w:cs="Cordia New" w:hint="cs"/>
          <w:b/>
          <w:bCs/>
          <w:color w:val="D36363"/>
          <w:sz w:val="18"/>
          <w:szCs w:val="18"/>
        </w:rPr>
        <w:t>21791971</w:t>
      </w:r>
      <w:r w:rsidRPr="007A6CC4">
        <w:rPr>
          <w:rStyle w:val="HTMLCode"/>
          <w:rFonts w:ascii="Cordia New" w:hAnsi="Cordia New" w:cs="Cordia New" w:hint="cs"/>
          <w:b/>
          <w:bCs/>
          <w:color w:val="FFFFFF"/>
          <w:sz w:val="18"/>
          <w:szCs w:val="18"/>
        </w:rPr>
        <w:t>,</w:t>
      </w:r>
    </w:p>
    <w:p w14:paraId="684B663F"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 xml:space="preserve">"description": </w:t>
      </w:r>
      <w:r w:rsidR="0028018C" w:rsidRPr="0028018C">
        <w:rPr>
          <w:rFonts w:ascii="Cordia New" w:hAnsi="Cordia New" w:cs="Cordia New" w:hint="cs"/>
          <w:b/>
          <w:bCs/>
          <w:color w:val="A2FCA2"/>
          <w:sz w:val="18"/>
          <w:szCs w:val="18"/>
        </w:rPr>
        <w:t>"Token for XIQ-AD-PPSK-Sync.py script"</w:t>
      </w:r>
      <w:r w:rsidR="0028018C" w:rsidRPr="0028018C">
        <w:rPr>
          <w:rFonts w:ascii="Cordia New" w:hAnsi="Cordia New" w:cs="Cordia New" w:hint="cs"/>
          <w:b/>
          <w:bCs/>
          <w:color w:val="FFFFFF"/>
          <w:sz w:val="18"/>
          <w:szCs w:val="18"/>
        </w:rPr>
        <w:t>,</w:t>
      </w:r>
    </w:p>
    <w:p w14:paraId="5760D02B" w14:textId="77777777" w:rsidR="0028018C" w:rsidRPr="0028018C" w:rsidRDefault="0044083C" w:rsidP="0028018C">
      <w:pPr>
        <w:pStyle w:val="HTMLPreformatted"/>
        <w:shd w:val="clear" w:color="auto" w:fill="333333"/>
        <w:rPr>
          <w:rFonts w:ascii="Cordia New" w:hAnsi="Cordia New" w:cs="Cordia New"/>
          <w:b/>
          <w:bCs/>
          <w:color w:val="FFFFFF"/>
          <w:sz w:val="18"/>
          <w:szCs w:val="18"/>
        </w:rPr>
      </w:pPr>
      <w:r w:rsidRPr="0028018C">
        <w:rPr>
          <w:rStyle w:val="HTMLCode"/>
          <w:rFonts w:ascii="Cordia New" w:hAnsi="Cordia New" w:cs="Cordia New" w:hint="cs"/>
          <w:b/>
          <w:bCs/>
          <w:color w:val="FFFFFF"/>
          <w:sz w:val="18"/>
          <w:szCs w:val="18"/>
        </w:rPr>
        <w:t xml:space="preserve">  </w:t>
      </w:r>
      <w:r w:rsidR="0028018C" w:rsidRPr="0028018C">
        <w:rPr>
          <w:rFonts w:ascii="Cordia New" w:hAnsi="Cordia New" w:cs="Cordia New" w:hint="cs"/>
          <w:b/>
          <w:bCs/>
          <w:color w:val="FFFFFF"/>
          <w:sz w:val="18"/>
          <w:szCs w:val="18"/>
        </w:rPr>
        <w:t>"permissions": [</w:t>
      </w:r>
    </w:p>
    <w:p w14:paraId="381EEBA5" w14:textId="7E5FEA52"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r w:rsidR="006A2B6B">
        <w:rPr>
          <w:rFonts w:ascii="Cordia New" w:hAnsi="Cordia New" w:cs="Cordia New"/>
          <w:b/>
          <w:bCs/>
          <w:color w:val="A2FCA2"/>
          <w:sz w:val="18"/>
          <w:szCs w:val="18"/>
        </w:rPr>
        <w:t>enduser</w:t>
      </w:r>
      <w:proofErr w:type="spellEnd"/>
      <w:r w:rsidRPr="0028018C">
        <w:rPr>
          <w:rFonts w:ascii="Cordia New" w:hAnsi="Cordia New" w:cs="Cordia New" w:hint="cs"/>
          <w:b/>
          <w:bCs/>
          <w:color w:val="A2FCA2"/>
          <w:sz w:val="18"/>
          <w:szCs w:val="18"/>
        </w:rPr>
        <w:t>"</w:t>
      </w:r>
      <w:r w:rsidRPr="0028018C">
        <w:rPr>
          <w:rFonts w:ascii="Cordia New" w:hAnsi="Cordia New" w:cs="Cordia New" w:hint="cs"/>
          <w:b/>
          <w:bCs/>
          <w:color w:val="FFFFFF"/>
          <w:sz w:val="18"/>
          <w:szCs w:val="18"/>
        </w:rPr>
        <w:t>,</w:t>
      </w:r>
    </w:p>
    <w:p w14:paraId="1542F39C" w14:textId="0A5FC696"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r w:rsidRPr="0028018C">
        <w:rPr>
          <w:rFonts w:ascii="Cordia New" w:hAnsi="Cordia New" w:cs="Cordia New" w:hint="cs"/>
          <w:b/>
          <w:bCs/>
          <w:color w:val="A2FCA2"/>
          <w:sz w:val="18"/>
          <w:szCs w:val="18"/>
        </w:rPr>
        <w:t>"</w:t>
      </w:r>
      <w:proofErr w:type="spellStart"/>
      <w:proofErr w:type="gramStart"/>
      <w:r w:rsidRPr="0028018C">
        <w:rPr>
          <w:rFonts w:ascii="Cordia New" w:hAnsi="Cordia New" w:cs="Cordia New" w:hint="cs"/>
          <w:b/>
          <w:bCs/>
          <w:color w:val="A2FCA2"/>
          <w:sz w:val="18"/>
          <w:szCs w:val="18"/>
        </w:rPr>
        <w:t>pcg</w:t>
      </w:r>
      <w:proofErr w:type="gramEnd"/>
      <w:r w:rsidR="006A2B6B">
        <w:rPr>
          <w:rFonts w:ascii="Cordia New" w:hAnsi="Cordia New" w:cs="Cordia New"/>
          <w:b/>
          <w:bCs/>
          <w:color w:val="A2FCA2"/>
          <w:sz w:val="18"/>
          <w:szCs w:val="18"/>
        </w:rPr>
        <w:t>:key</w:t>
      </w:r>
      <w:proofErr w:type="spellEnd"/>
      <w:r w:rsidRPr="0028018C">
        <w:rPr>
          <w:rFonts w:ascii="Cordia New" w:hAnsi="Cordia New" w:cs="Cordia New" w:hint="cs"/>
          <w:b/>
          <w:bCs/>
          <w:color w:val="A2FCA2"/>
          <w:sz w:val="18"/>
          <w:szCs w:val="18"/>
        </w:rPr>
        <w:t>"</w:t>
      </w:r>
    </w:p>
    <w:p w14:paraId="448852E8" w14:textId="77777777" w:rsidR="0028018C" w:rsidRPr="0028018C" w:rsidRDefault="0028018C" w:rsidP="0028018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rdia New" w:hAnsi="Cordia New" w:cs="Cordia New"/>
          <w:b/>
          <w:bCs/>
          <w:color w:val="FFFFFF"/>
          <w:sz w:val="18"/>
          <w:szCs w:val="18"/>
        </w:rPr>
      </w:pPr>
      <w:r w:rsidRPr="0028018C">
        <w:rPr>
          <w:rFonts w:ascii="Cordia New" w:hAnsi="Cordia New" w:cs="Cordia New" w:hint="cs"/>
          <w:b/>
          <w:bCs/>
          <w:color w:val="FFFFFF"/>
          <w:sz w:val="18"/>
          <w:szCs w:val="18"/>
        </w:rPr>
        <w:t xml:space="preserve">  ]</w:t>
      </w:r>
    </w:p>
    <w:p w14:paraId="31CC55FA" w14:textId="3CE160B4" w:rsidR="0044083C" w:rsidRPr="007A6CC4" w:rsidRDefault="0044083C" w:rsidP="0028018C">
      <w:pPr>
        <w:pStyle w:val="HTMLPreformatted"/>
        <w:shd w:val="clear" w:color="auto" w:fill="333333"/>
        <w:rPr>
          <w:rFonts w:ascii="Cordia New" w:hAnsi="Cordia New" w:cs="Cordia New"/>
          <w:b/>
          <w:bCs/>
          <w:color w:val="FFFFFF"/>
          <w:sz w:val="18"/>
          <w:szCs w:val="18"/>
        </w:rPr>
      </w:pPr>
      <w:r w:rsidRPr="007A6CC4">
        <w:rPr>
          <w:rStyle w:val="HTMLCode"/>
          <w:rFonts w:ascii="Cordia New" w:hAnsi="Cordia New" w:cs="Cordia New" w:hint="cs"/>
          <w:b/>
          <w:bCs/>
          <w:color w:val="FFFFFF"/>
          <w:sz w:val="18"/>
          <w:szCs w:val="18"/>
        </w:rPr>
        <w:t>}</w:t>
      </w:r>
    </w:p>
    <w:p w14:paraId="070B3496" w14:textId="77777777" w:rsidR="0044083C" w:rsidRPr="001A3052" w:rsidRDefault="0044083C" w:rsidP="0044083C">
      <w:pPr>
        <w:shd w:val="clear" w:color="auto" w:fill="FFFFFF"/>
        <w:rPr>
          <w:color w:val="7030A0"/>
          <w:sz w:val="15"/>
          <w:szCs w:val="15"/>
        </w:rPr>
      </w:pPr>
    </w:p>
    <w:p w14:paraId="40E5A9E2" w14:textId="28BE12B2" w:rsidR="0044083C" w:rsidRPr="0088365F" w:rsidRDefault="0028018C" w:rsidP="0044083C">
      <w:pPr>
        <w:rPr>
          <w:rFonts w:asciiTheme="minorHAnsi" w:hAnsiTheme="minorHAnsi" w:cstheme="minorHAnsi"/>
        </w:rPr>
      </w:pPr>
      <w:r w:rsidRPr="0088365F">
        <w:rPr>
          <w:rFonts w:asciiTheme="minorHAnsi" w:hAnsiTheme="minorHAnsi" w:cstheme="minorHAnsi"/>
        </w:rPr>
        <w:t xml:space="preserve">Copy the newly created </w:t>
      </w:r>
      <w:proofErr w:type="spellStart"/>
      <w:r w:rsidRPr="0088365F">
        <w:rPr>
          <w:rFonts w:asciiTheme="minorHAnsi" w:hAnsiTheme="minorHAnsi" w:cstheme="minorHAnsi"/>
        </w:rPr>
        <w:t>access_token</w:t>
      </w:r>
      <w:proofErr w:type="spellEnd"/>
      <w:r w:rsidRPr="0088365F">
        <w:rPr>
          <w:rFonts w:asciiTheme="minorHAnsi" w:hAnsiTheme="minorHAnsi" w:cstheme="minorHAnsi"/>
        </w:rPr>
        <w:t xml:space="preserve"> and add it to the </w:t>
      </w:r>
      <w:proofErr w:type="spellStart"/>
      <w:r w:rsidRPr="0088365F">
        <w:rPr>
          <w:rFonts w:asciiTheme="minorHAnsi" w:hAnsiTheme="minorHAnsi" w:cstheme="minorHAnsi"/>
        </w:rPr>
        <w:t>XIQ_token</w:t>
      </w:r>
      <w:proofErr w:type="spellEnd"/>
      <w:r w:rsidRPr="0088365F">
        <w:rPr>
          <w:rFonts w:asciiTheme="minorHAnsi" w:hAnsiTheme="minorHAnsi" w:cstheme="minorHAnsi"/>
        </w:rPr>
        <w:t xml:space="preserve"> variable in the script.</w:t>
      </w:r>
    </w:p>
    <w:p w14:paraId="2F3FEC52" w14:textId="77777777" w:rsidR="00230B1B" w:rsidRDefault="00230B1B" w:rsidP="0028018C">
      <w:pPr>
        <w:pStyle w:val="Heading2"/>
      </w:pPr>
    </w:p>
    <w:p w14:paraId="3F4544E5" w14:textId="77777777" w:rsidR="0034065F" w:rsidRDefault="0034065F" w:rsidP="00F9283E">
      <w:pPr>
        <w:pStyle w:val="Heading2"/>
        <w:rPr>
          <w:sz w:val="24"/>
          <w:szCs w:val="24"/>
        </w:rPr>
      </w:pPr>
      <w:bookmarkStart w:id="53" w:name="_AD_Group_Distinguished"/>
      <w:bookmarkStart w:id="54" w:name="_Toc87020364"/>
      <w:bookmarkStart w:id="55" w:name="_Toc92701412"/>
      <w:bookmarkEnd w:id="53"/>
      <w:r>
        <w:rPr>
          <w:sz w:val="24"/>
          <w:szCs w:val="24"/>
        </w:rPr>
        <w:br w:type="page"/>
      </w:r>
    </w:p>
    <w:p w14:paraId="1EE00857" w14:textId="44B06CA8" w:rsidR="0028018C" w:rsidRPr="00E505A4" w:rsidRDefault="0028018C" w:rsidP="00F9283E">
      <w:pPr>
        <w:pStyle w:val="Heading2"/>
        <w:rPr>
          <w:sz w:val="24"/>
          <w:szCs w:val="24"/>
        </w:rPr>
      </w:pPr>
      <w:r w:rsidRPr="00E505A4">
        <w:rPr>
          <w:sz w:val="24"/>
          <w:szCs w:val="24"/>
        </w:rPr>
        <w:lastRenderedPageBreak/>
        <w:t xml:space="preserve">AD Group </w:t>
      </w:r>
      <w:r w:rsidR="00526A78" w:rsidRPr="00E505A4">
        <w:rPr>
          <w:sz w:val="24"/>
          <w:szCs w:val="24"/>
        </w:rPr>
        <w:t>D</w:t>
      </w:r>
      <w:r w:rsidRPr="00E505A4">
        <w:rPr>
          <w:sz w:val="24"/>
          <w:szCs w:val="24"/>
        </w:rPr>
        <w:t>istinguished Name</w:t>
      </w:r>
      <w:bookmarkEnd w:id="54"/>
      <w:bookmarkEnd w:id="55"/>
    </w:p>
    <w:p w14:paraId="0F5046D7" w14:textId="77777777" w:rsidR="00457F57" w:rsidRPr="00457F57" w:rsidRDefault="00457F57" w:rsidP="00457F57"/>
    <w:p w14:paraId="39F2B703" w14:textId="13D5A330" w:rsidR="00230B1B" w:rsidRPr="00E120FE" w:rsidRDefault="00526A78" w:rsidP="0028018C">
      <w:pPr>
        <w:rPr>
          <w:rFonts w:asciiTheme="minorHAnsi" w:hAnsiTheme="minorHAnsi" w:cstheme="minorHAnsi"/>
        </w:rPr>
      </w:pPr>
      <w:r w:rsidRPr="00E120FE">
        <w:rPr>
          <w:rFonts w:asciiTheme="minorHAnsi" w:hAnsiTheme="minorHAnsi" w:cstheme="minorHAnsi"/>
        </w:rPr>
        <w:t xml:space="preserve">The distinguished name includes more details than just the name of the group. It includes any OUs or folders the AD group is located under </w:t>
      </w:r>
      <w:r w:rsidR="002926DD">
        <w:rPr>
          <w:rFonts w:asciiTheme="minorHAnsi" w:hAnsiTheme="minorHAnsi" w:cstheme="minorHAnsi"/>
        </w:rPr>
        <w:t>as well as</w:t>
      </w:r>
      <w:r w:rsidRPr="00E120FE">
        <w:rPr>
          <w:rFonts w:asciiTheme="minorHAnsi" w:hAnsiTheme="minorHAnsi" w:cstheme="minorHAnsi"/>
        </w:rPr>
        <w:t xml:space="preserve"> the domain controllers. These are all needed by the script to locate and query the group details.</w:t>
      </w:r>
      <w:r w:rsidR="00230B1B" w:rsidRPr="00E120FE">
        <w:rPr>
          <w:rFonts w:asciiTheme="minorHAnsi" w:hAnsiTheme="minorHAnsi" w:cstheme="minorHAnsi"/>
          <w:noProof/>
        </w:rPr>
        <w:drawing>
          <wp:anchor distT="0" distB="0" distL="114300" distR="114300" simplePos="0" relativeHeight="251665408" behindDoc="1" locked="0" layoutInCell="1" allowOverlap="1" wp14:anchorId="53DDA881" wp14:editId="17BFBBB4">
            <wp:simplePos x="0" y="0"/>
            <wp:positionH relativeFrom="column">
              <wp:posOffset>3556000</wp:posOffset>
            </wp:positionH>
            <wp:positionV relativeFrom="paragraph">
              <wp:posOffset>377825</wp:posOffset>
            </wp:positionV>
            <wp:extent cx="2977515" cy="2461895"/>
            <wp:effectExtent l="0" t="0" r="0" b="0"/>
            <wp:wrapTight wrapText="bothSides">
              <wp:wrapPolygon edited="0">
                <wp:start x="0" y="0"/>
                <wp:lineTo x="0" y="21505"/>
                <wp:lineTo x="21466" y="21505"/>
                <wp:lineTo x="21466" y="0"/>
                <wp:lineTo x="0" y="0"/>
              </wp:wrapPolygon>
            </wp:wrapTight>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7515" cy="2461895"/>
                    </a:xfrm>
                    <a:prstGeom prst="rect">
                      <a:avLst/>
                    </a:prstGeom>
                  </pic:spPr>
                </pic:pic>
              </a:graphicData>
            </a:graphic>
            <wp14:sizeRelH relativeFrom="page">
              <wp14:pctWidth>0</wp14:pctWidth>
            </wp14:sizeRelH>
            <wp14:sizeRelV relativeFrom="page">
              <wp14:pctHeight>0</wp14:pctHeight>
            </wp14:sizeRelV>
          </wp:anchor>
        </w:drawing>
      </w:r>
    </w:p>
    <w:p w14:paraId="1FD1DFF7" w14:textId="77777777" w:rsidR="00230B1B" w:rsidRPr="00E120FE" w:rsidRDefault="00230B1B" w:rsidP="0028018C">
      <w:pPr>
        <w:rPr>
          <w:rFonts w:asciiTheme="minorHAnsi" w:hAnsiTheme="minorHAnsi" w:cstheme="minorHAnsi"/>
        </w:rPr>
      </w:pPr>
    </w:p>
    <w:p w14:paraId="183014F7" w14:textId="2F63B98B" w:rsidR="00526A78" w:rsidRPr="00E120FE" w:rsidRDefault="00526A78" w:rsidP="0028018C">
      <w:pPr>
        <w:rPr>
          <w:rFonts w:asciiTheme="minorHAnsi" w:hAnsiTheme="minorHAnsi" w:cstheme="minorHAnsi"/>
        </w:rPr>
      </w:pPr>
      <w:r w:rsidRPr="00E120FE">
        <w:rPr>
          <w:rFonts w:asciiTheme="minorHAnsi" w:hAnsiTheme="minorHAnsi" w:cstheme="minorHAnsi"/>
        </w:rPr>
        <w:t>An easy way to get the Distinguished name is to use the find objects</w:t>
      </w:r>
      <w:r w:rsidR="00643851" w:rsidRPr="00E120FE">
        <w:rPr>
          <w:rFonts w:asciiTheme="minorHAnsi" w:hAnsiTheme="minorHAnsi" w:cstheme="minorHAnsi"/>
        </w:rPr>
        <w:t xml:space="preserve"> and search for the group name. The full distinguished name will be shown in the Search results.</w:t>
      </w:r>
    </w:p>
    <w:p w14:paraId="750C17F3" w14:textId="2C154986" w:rsidR="00643851" w:rsidRPr="00E120FE" w:rsidRDefault="00643851" w:rsidP="0028018C">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47B26535" w14:textId="21E17FB1" w:rsidR="00643851" w:rsidRDefault="00643851" w:rsidP="0028018C"/>
    <w:p w14:paraId="2DAB2FAF" w14:textId="1B5125D1" w:rsidR="00643851" w:rsidRDefault="00643851" w:rsidP="0028018C"/>
    <w:p w14:paraId="1002D13E" w14:textId="5145271B" w:rsidR="000347E2" w:rsidRDefault="00643851" w:rsidP="00643851">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1EE16FD6" w14:textId="77777777" w:rsidR="000347E2" w:rsidRDefault="000347E2" w:rsidP="000347E2">
      <w:pPr>
        <w:pStyle w:val="Heading2"/>
      </w:pPr>
    </w:p>
    <w:p w14:paraId="256A1AAD" w14:textId="5ED1D5DB" w:rsidR="000347E2" w:rsidRPr="00E505A4" w:rsidRDefault="000347E2" w:rsidP="00F9283E">
      <w:pPr>
        <w:pStyle w:val="Heading2"/>
        <w:rPr>
          <w:sz w:val="24"/>
          <w:szCs w:val="24"/>
        </w:rPr>
      </w:pPr>
      <w:bookmarkStart w:id="56" w:name="_XIQ_User_Group"/>
      <w:bookmarkStart w:id="57" w:name="_Toc87020365"/>
      <w:bookmarkStart w:id="58" w:name="_Toc92701413"/>
      <w:bookmarkEnd w:id="56"/>
      <w:r w:rsidRPr="00E505A4">
        <w:rPr>
          <w:sz w:val="24"/>
          <w:szCs w:val="24"/>
        </w:rPr>
        <w:t>XIQ User Group ID</w:t>
      </w:r>
      <w:bookmarkEnd w:id="57"/>
      <w:bookmarkEnd w:id="58"/>
    </w:p>
    <w:p w14:paraId="11E4802C" w14:textId="77777777" w:rsidR="00457F57" w:rsidRPr="00457F57" w:rsidRDefault="00457F57" w:rsidP="00457F57"/>
    <w:p w14:paraId="224CE2B2" w14:textId="2D2CEF8F" w:rsidR="000347E2" w:rsidRPr="00E120FE" w:rsidRDefault="000347E2" w:rsidP="000347E2">
      <w:pPr>
        <w:rPr>
          <w:rFonts w:asciiTheme="minorHAnsi" w:hAnsiTheme="minorHAnsi" w:cstheme="minorHAnsi"/>
        </w:rPr>
      </w:pPr>
      <w:r w:rsidRPr="00E120FE">
        <w:rPr>
          <w:rFonts w:asciiTheme="minorHAnsi" w:hAnsiTheme="minorHAnsi" w:cstheme="minorHAnsi"/>
        </w:rPr>
        <w:t xml:space="preserve">Each XIQ User Group will be assigned a unique ID when it gets created. This is something that gets used by the backend systems and not seen in the GUI. The easiest way to get the ID is from the swagger page. </w:t>
      </w:r>
    </w:p>
    <w:p w14:paraId="2FEF097B" w14:textId="5D31DC9C" w:rsidR="000347E2" w:rsidRPr="00E120FE" w:rsidRDefault="000347E2" w:rsidP="000347E2">
      <w:pPr>
        <w:rPr>
          <w:rFonts w:asciiTheme="minorHAnsi" w:hAnsiTheme="minorHAnsi" w:cstheme="minorHAnsi"/>
          <w:noProof/>
        </w:rPr>
      </w:pPr>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sidR="006A2B6B">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Pr="00E120FE">
        <w:rPr>
          <w:rFonts w:asciiTheme="minorHAnsi" w:hAnsiTheme="minorHAnsi" w:cstheme="minorHAnsi"/>
          <w:i/>
          <w:iCs/>
        </w:rPr>
        <w:t>usergroups</w:t>
      </w:r>
      <w:proofErr w:type="spellEnd"/>
      <w:r w:rsidRPr="00E120FE">
        <w:rPr>
          <w:rFonts w:asciiTheme="minorHAnsi" w:hAnsiTheme="minorHAnsi" w:cstheme="minorHAnsi"/>
          <w:i/>
          <w:iCs/>
        </w:rPr>
        <w:t xml:space="preserve"> </w:t>
      </w:r>
      <w:r w:rsidRPr="00E120FE">
        <w:rPr>
          <w:rFonts w:asciiTheme="minorHAnsi" w:hAnsiTheme="minorHAnsi" w:cstheme="minorHAnsi"/>
        </w:rPr>
        <w:t>GET request.</w:t>
      </w:r>
      <w:r w:rsidR="006529CA" w:rsidRPr="00E120FE">
        <w:rPr>
          <w:rFonts w:asciiTheme="minorHAnsi" w:hAnsiTheme="minorHAnsi" w:cstheme="minorHAnsi"/>
          <w:noProof/>
        </w:rPr>
        <w:t xml:space="preserve"> </w:t>
      </w:r>
      <w:r w:rsidR="006A2B6B">
        <w:rPr>
          <w:rFonts w:asciiTheme="minorHAnsi" w:hAnsiTheme="minorHAnsi" w:cstheme="minorHAnsi"/>
          <w:noProof/>
        </w:rPr>
        <w:drawing>
          <wp:inline distT="0" distB="0" distL="0" distR="0" wp14:anchorId="4F2449D0" wp14:editId="6E6BDF93">
            <wp:extent cx="6492240" cy="2482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92240" cy="248285"/>
                    </a:xfrm>
                    <a:prstGeom prst="rect">
                      <a:avLst/>
                    </a:prstGeom>
                  </pic:spPr>
                </pic:pic>
              </a:graphicData>
            </a:graphic>
          </wp:inline>
        </w:drawing>
      </w:r>
      <w:r w:rsidR="006529CA">
        <w:rPr>
          <w:noProof/>
        </w:rPr>
        <w:br/>
      </w:r>
      <w:r w:rsidR="006529CA" w:rsidRPr="00E120FE">
        <w:rPr>
          <w:rFonts w:asciiTheme="minorHAnsi" w:hAnsiTheme="minorHAnsi" w:cstheme="minorHAnsi"/>
        </w:rPr>
        <w:t xml:space="preserve">Click the “Try it out” button then the “execute” button. When you find the Name of the XIQ User Group you would like to use, it will be located inside of a pair of {curly brackets}. Inside the same pair of curly brackets will be an element called </w:t>
      </w:r>
      <w:r w:rsidR="006529CA" w:rsidRPr="009D1681">
        <w:rPr>
          <w:rFonts w:asciiTheme="minorHAnsi" w:hAnsiTheme="minorHAnsi" w:cstheme="minorHAnsi"/>
          <w:b/>
          <w:bCs/>
        </w:rPr>
        <w:t>id</w:t>
      </w:r>
      <w:r w:rsidR="006529CA" w:rsidRPr="00E120FE">
        <w:rPr>
          <w:rFonts w:asciiTheme="minorHAnsi" w:hAnsiTheme="minorHAnsi" w:cstheme="minorHAnsi"/>
        </w:rPr>
        <w:t>. This is the I</w:t>
      </w:r>
      <w:r w:rsidR="009D1681">
        <w:rPr>
          <w:rFonts w:asciiTheme="minorHAnsi" w:hAnsiTheme="minorHAnsi" w:cstheme="minorHAnsi"/>
        </w:rPr>
        <w:t>D</w:t>
      </w:r>
      <w:r w:rsidR="006529CA" w:rsidRPr="00E120FE">
        <w:rPr>
          <w:rFonts w:asciiTheme="minorHAnsi" w:hAnsiTheme="minorHAnsi" w:cstheme="minorHAnsi"/>
        </w:rPr>
        <w:t xml:space="preserve"> that is needed.</w:t>
      </w:r>
    </w:p>
    <w:p w14:paraId="676EECB5" w14:textId="77777777" w:rsidR="00A930E2" w:rsidRDefault="00A930E2" w:rsidP="000347E2">
      <w:pPr>
        <w:rPr>
          <w:rFonts w:asciiTheme="minorHAnsi" w:hAnsiTheme="minorHAnsi" w:cstheme="minorHAnsi"/>
          <w:i/>
          <w:iCs/>
          <w:color w:val="7030A0"/>
          <w:sz w:val="15"/>
          <w:szCs w:val="15"/>
        </w:rPr>
      </w:pPr>
    </w:p>
    <w:p w14:paraId="1B253E04" w14:textId="77777777" w:rsidR="00A930E2" w:rsidRDefault="00A930E2" w:rsidP="000347E2">
      <w:pPr>
        <w:rPr>
          <w:rFonts w:asciiTheme="minorHAnsi" w:hAnsiTheme="minorHAnsi" w:cstheme="minorHAnsi"/>
          <w:i/>
          <w:iCs/>
          <w:color w:val="7030A0"/>
          <w:sz w:val="15"/>
          <w:szCs w:val="15"/>
        </w:rPr>
      </w:pPr>
    </w:p>
    <w:p w14:paraId="2650D9D7" w14:textId="257BD849" w:rsidR="006529CA" w:rsidRPr="00E120FE" w:rsidRDefault="006529CA" w:rsidP="000347E2">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69D1B13C"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w:t>
      </w:r>
    </w:p>
    <w:p w14:paraId="2C892CF4"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"page"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w:t>
      </w:r>
      <w:r w:rsidRPr="006529CA">
        <w:rPr>
          <w:rStyle w:val="HTMLCode"/>
          <w:rFonts w:ascii="Cordia New" w:hAnsi="Cordia New" w:cs="Cordia New" w:hint="cs"/>
          <w:b/>
          <w:bCs/>
          <w:color w:val="FFFFFF"/>
          <w:sz w:val="18"/>
          <w:szCs w:val="18"/>
        </w:rPr>
        <w:t>,</w:t>
      </w:r>
    </w:p>
    <w:p w14:paraId="258E648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"count"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10</w:t>
      </w:r>
      <w:r w:rsidRPr="006529CA">
        <w:rPr>
          <w:rStyle w:val="HTMLCode"/>
          <w:rFonts w:ascii="Cordia New" w:hAnsi="Cordia New" w:cs="Cordia New" w:hint="cs"/>
          <w:b/>
          <w:bCs/>
          <w:color w:val="FFFFFF"/>
          <w:sz w:val="18"/>
          <w:szCs w:val="18"/>
        </w:rPr>
        <w:t>,</w:t>
      </w:r>
    </w:p>
    <w:p w14:paraId="62B391B7"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"data"</w:t>
      </w:r>
      <w:r w:rsidRPr="006529CA">
        <w:rPr>
          <w:rStyle w:val="HTMLCode"/>
          <w:rFonts w:ascii="Cordia New" w:hAnsi="Cordia New" w:cs="Cordia New" w:hint="cs"/>
          <w:b/>
          <w:bCs/>
          <w:color w:val="FFFFFF"/>
          <w:sz w:val="18"/>
          <w:szCs w:val="18"/>
        </w:rPr>
        <w:t>: [</w:t>
      </w:r>
    </w:p>
    <w:p w14:paraId="79052C96" w14:textId="0A5DD0A2" w:rsidR="00830F14"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p>
    <w:p w14:paraId="37A62EBB"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"id"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D36363"/>
          <w:sz w:val="18"/>
          <w:szCs w:val="18"/>
        </w:rPr>
        <w:t>769490635824436</w:t>
      </w:r>
      <w:r w:rsidRPr="006529CA">
        <w:rPr>
          <w:rStyle w:val="HTMLCode"/>
          <w:rFonts w:ascii="Cordia New" w:hAnsi="Cordia New" w:cs="Cordia New" w:hint="cs"/>
          <w:b/>
          <w:bCs/>
          <w:color w:val="FFFFFF"/>
          <w:sz w:val="18"/>
          <w:szCs w:val="18"/>
        </w:rPr>
        <w:t>,</w:t>
      </w:r>
    </w:p>
    <w:p w14:paraId="7D5B9685"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"name"</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proofErr w:type="spellStart"/>
      <w:r w:rsidRPr="006529CA">
        <w:rPr>
          <w:rStyle w:val="HTMLCode"/>
          <w:rFonts w:ascii="Cordia New" w:hAnsi="Cordia New" w:cs="Cordia New" w:hint="cs"/>
          <w:b/>
          <w:bCs/>
          <w:color w:val="A2FCA2"/>
          <w:sz w:val="18"/>
          <w:szCs w:val="18"/>
        </w:rPr>
        <w:t>Home_Hive</w:t>
      </w:r>
      <w:proofErr w:type="spellEnd"/>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3DAA5D4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"description"</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w:t>
      </w:r>
      <w:r w:rsidRPr="006529CA">
        <w:rPr>
          <w:rStyle w:val="HTMLCode"/>
          <w:rFonts w:ascii="Cordia New" w:hAnsi="Cordia New" w:cs="Cordia New" w:hint="cs"/>
          <w:b/>
          <w:bCs/>
          <w:color w:val="FFFFFF"/>
          <w:sz w:val="18"/>
          <w:szCs w:val="18"/>
        </w:rPr>
        <w:t>,</w:t>
      </w:r>
    </w:p>
    <w:p w14:paraId="4BCA763E"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"predefined"</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FCC28C"/>
          <w:sz w:val="18"/>
          <w:szCs w:val="18"/>
        </w:rPr>
        <w:t>false</w:t>
      </w:r>
      <w:r w:rsidRPr="006529CA">
        <w:rPr>
          <w:rStyle w:val="HTMLCode"/>
          <w:rFonts w:ascii="Cordia New" w:hAnsi="Cordia New" w:cs="Cordia New" w:hint="cs"/>
          <w:b/>
          <w:bCs/>
          <w:color w:val="FFFFFF"/>
          <w:sz w:val="18"/>
          <w:szCs w:val="18"/>
        </w:rPr>
        <w:t>,</w:t>
      </w:r>
    </w:p>
    <w:p w14:paraId="3126FA7F"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create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3F64A909" w14:textId="77777777" w:rsidR="006529CA" w:rsidRPr="006529CA" w:rsidRDefault="006529CA" w:rsidP="006529CA">
      <w:pPr>
        <w:pStyle w:val="HTMLPreformatted"/>
        <w:shd w:val="clear" w:color="auto" w:fill="333333"/>
        <w:rPr>
          <w:rStyle w:val="HTMLCode"/>
          <w:rFonts w:ascii="Cordia New" w:hAnsi="Cordia New" w:cs="Cordia New"/>
          <w:b/>
          <w:bCs/>
          <w:color w:val="FFFFFF"/>
          <w:sz w:val="18"/>
          <w:szCs w:val="18"/>
        </w:rPr>
      </w:pPr>
      <w:r w:rsidRPr="006529CA">
        <w:rPr>
          <w:rStyle w:val="HTMLCode"/>
          <w:rFonts w:ascii="Cordia New" w:hAnsi="Cordia New" w:cs="Cordia New" w:hint="cs"/>
          <w:b/>
          <w:bCs/>
          <w:color w:val="FFFFFF"/>
          <w:sz w:val="18"/>
          <w:szCs w:val="18"/>
        </w:rPr>
        <w:t xml:space="preserve">      </w:t>
      </w:r>
      <w:r w:rsidRPr="006529CA">
        <w:rPr>
          <w:rStyle w:val="hljs-attr"/>
          <w:rFonts w:ascii="Cordia New" w:hAnsi="Cordia New" w:cs="Cordia New" w:hint="cs"/>
          <w:b/>
          <w:bCs/>
          <w:color w:val="FFFFFF"/>
          <w:sz w:val="18"/>
          <w:szCs w:val="18"/>
        </w:rPr>
        <w:t>"</w:t>
      </w:r>
      <w:proofErr w:type="spellStart"/>
      <w:proofErr w:type="gramStart"/>
      <w:r w:rsidRPr="006529CA">
        <w:rPr>
          <w:rStyle w:val="hljs-attr"/>
          <w:rFonts w:ascii="Cordia New" w:hAnsi="Cordia New" w:cs="Cordia New" w:hint="cs"/>
          <w:b/>
          <w:bCs/>
          <w:color w:val="FFFFFF"/>
          <w:sz w:val="18"/>
          <w:szCs w:val="18"/>
        </w:rPr>
        <w:t>update</w:t>
      </w:r>
      <w:proofErr w:type="gramEnd"/>
      <w:r w:rsidRPr="006529CA">
        <w:rPr>
          <w:rStyle w:val="hljs-attr"/>
          <w:rFonts w:ascii="Cordia New" w:hAnsi="Cordia New" w:cs="Cordia New" w:hint="cs"/>
          <w:b/>
          <w:bCs/>
          <w:color w:val="FFFFFF"/>
          <w:sz w:val="18"/>
          <w:szCs w:val="18"/>
        </w:rPr>
        <w:t>_time</w:t>
      </w:r>
      <w:proofErr w:type="spellEnd"/>
      <w:r w:rsidRPr="006529CA">
        <w:rPr>
          <w:rStyle w:val="hljs-attr"/>
          <w:rFonts w:ascii="Cordia New" w:hAnsi="Cordia New" w:cs="Cordia New" w:hint="cs"/>
          <w:b/>
          <w:bCs/>
          <w:color w:val="FFFFFF"/>
          <w:sz w:val="18"/>
          <w:szCs w:val="18"/>
        </w:rPr>
        <w:t>"</w:t>
      </w:r>
      <w:r w:rsidRPr="006529CA">
        <w:rPr>
          <w:rStyle w:val="HTMLCode"/>
          <w:rFonts w:ascii="Cordia New" w:hAnsi="Cordia New" w:cs="Cordia New" w:hint="cs"/>
          <w:b/>
          <w:bCs/>
          <w:color w:val="FFFFFF"/>
          <w:sz w:val="18"/>
          <w:szCs w:val="18"/>
        </w:rPr>
        <w:t xml:space="preserve">: </w:t>
      </w:r>
      <w:r w:rsidRPr="006529CA">
        <w:rPr>
          <w:rStyle w:val="HTMLCode"/>
          <w:rFonts w:ascii="Cordia New" w:hAnsi="Cordia New" w:cs="Cordia New" w:hint="cs"/>
          <w:b/>
          <w:bCs/>
          <w:color w:val="A2FCA2"/>
          <w:sz w:val="18"/>
          <w:szCs w:val="18"/>
        </w:rPr>
        <w:t>"2021-10-11T18:24:33.000+0000"</w:t>
      </w:r>
      <w:r w:rsidRPr="006529CA">
        <w:rPr>
          <w:rStyle w:val="HTMLCode"/>
          <w:rFonts w:ascii="Cordia New" w:hAnsi="Cordia New" w:cs="Cordia New" w:hint="cs"/>
          <w:b/>
          <w:bCs/>
          <w:color w:val="FFFFFF"/>
          <w:sz w:val="18"/>
          <w:szCs w:val="18"/>
        </w:rPr>
        <w:t>,</w:t>
      </w:r>
    </w:p>
    <w:p w14:paraId="0D9EDE2D" w14:textId="2C07A92B" w:rsidR="006529CA" w:rsidRPr="006529CA" w:rsidRDefault="006529CA" w:rsidP="006529CA">
      <w:pPr>
        <w:pStyle w:val="HTMLPreformatted"/>
        <w:shd w:val="clear" w:color="auto" w:fill="333333"/>
        <w:rPr>
          <w:rFonts w:ascii="Cordia New" w:hAnsi="Cordia New" w:cs="Cordia New"/>
          <w:b/>
          <w:bCs/>
          <w:color w:val="FFFFFF"/>
          <w:sz w:val="18"/>
          <w:szCs w:val="18"/>
        </w:rPr>
      </w:pPr>
      <w:r>
        <w:rPr>
          <w:rStyle w:val="HTMLCode"/>
          <w:rFonts w:ascii="Cordia New" w:hAnsi="Cordia New" w:cs="Cordia New"/>
          <w:b/>
          <w:bCs/>
          <w:color w:val="FFFFFF"/>
          <w:sz w:val="18"/>
          <w:szCs w:val="18"/>
        </w:rPr>
        <w:t>…</w:t>
      </w:r>
    </w:p>
    <w:p w14:paraId="69EB5448" w14:textId="040D3975" w:rsidR="000347E2" w:rsidRDefault="000347E2" w:rsidP="000347E2"/>
    <w:p w14:paraId="1E143BAA" w14:textId="10FE5441" w:rsidR="006529CA" w:rsidRPr="00E120FE" w:rsidRDefault="006529CA" w:rsidP="006529CA">
      <w:pPr>
        <w:rPr>
          <w:rFonts w:asciiTheme="minorHAnsi" w:hAnsiTheme="minorHAnsi" w:cstheme="minorHAnsi"/>
        </w:rPr>
      </w:pPr>
      <w:r w:rsidRPr="00E120FE">
        <w:rPr>
          <w:rFonts w:asciiTheme="minorHAnsi" w:hAnsiTheme="minorHAnsi" w:cstheme="minorHAnsi"/>
        </w:rPr>
        <w:t xml:space="preserve">Once that is obtained add it into the </w:t>
      </w:r>
      <w:proofErr w:type="spellStart"/>
      <w:r w:rsidRPr="00E120FE">
        <w:rPr>
          <w:rFonts w:asciiTheme="minorHAnsi" w:hAnsiTheme="minorHAnsi" w:cstheme="minorHAnsi"/>
        </w:rPr>
        <w:t>group_roles</w:t>
      </w:r>
      <w:proofErr w:type="spellEnd"/>
      <w:r w:rsidRPr="00E120FE">
        <w:rPr>
          <w:rFonts w:asciiTheme="minorHAnsi" w:hAnsiTheme="minorHAnsi" w:cstheme="minorHAnsi"/>
        </w:rPr>
        <w:t xml:space="preserve"> object in the script.</w:t>
      </w:r>
    </w:p>
    <w:p w14:paraId="3660EC78" w14:textId="775A0BC3" w:rsidR="006529CA" w:rsidRDefault="006529CA" w:rsidP="006529CA">
      <w:pPr>
        <w:shd w:val="clear" w:color="auto" w:fill="2D2D2D"/>
        <w:rPr>
          <w:rFonts w:ascii="Cordia New" w:hAnsi="Cordia New" w:cs="Cordia New"/>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643851">
        <w:rPr>
          <w:rFonts w:ascii="Cordia New" w:hAnsi="Cordia New" w:cs="Cordia New" w:hint="cs"/>
          <w:color w:val="99CC99"/>
          <w:sz w:val="18"/>
          <w:szCs w:val="18"/>
        </w:rPr>
        <w:t>AD Group Distinguished Name</w:t>
      </w:r>
      <w:r w:rsidRPr="00643851">
        <w:rPr>
          <w:rFonts w:ascii="Cordia New" w:hAnsi="Cordia New" w:cs="Cordia New" w:hint="cs"/>
          <w:sz w:val="18"/>
          <w:szCs w:val="18"/>
        </w:rPr>
        <w:t>", "</w:t>
      </w:r>
      <w:r w:rsidRPr="00643851">
        <w:rPr>
          <w:rFonts w:ascii="Cordia New" w:hAnsi="Cordia New" w:cs="Cordia New" w:hint="cs"/>
          <w:color w:val="99CC99"/>
          <w:sz w:val="18"/>
          <w:szCs w:val="18"/>
        </w:rPr>
        <w:t>XIQ User Group ID</w:t>
      </w:r>
      <w:r w:rsidRPr="00643851">
        <w:rPr>
          <w:rFonts w:ascii="Cordia New" w:hAnsi="Cordia New" w:cs="Cordia New" w:hint="cs"/>
          <w:sz w:val="18"/>
          <w:szCs w:val="18"/>
        </w:rPr>
        <w:t>")</w:t>
      </w:r>
      <w:r w:rsidRPr="00643851">
        <w:rPr>
          <w:rFonts w:ascii="Cordia New" w:hAnsi="Cordia New" w:cs="Cordia New" w:hint="cs"/>
          <w:sz w:val="18"/>
          <w:szCs w:val="18"/>
        </w:rPr>
        <w:br/>
        <w:t>]</w:t>
      </w:r>
    </w:p>
    <w:p w14:paraId="0A61F52E" w14:textId="54822E13" w:rsidR="000347E2" w:rsidRDefault="000347E2" w:rsidP="000347E2"/>
    <w:p w14:paraId="212E8105" w14:textId="7BD65A5B" w:rsidR="006529CA" w:rsidRPr="00E120FE" w:rsidRDefault="006529CA" w:rsidP="000347E2">
      <w:pPr>
        <w:rPr>
          <w:rFonts w:asciiTheme="minorHAnsi" w:hAnsiTheme="minorHAnsi" w:cstheme="minorHAnsi"/>
        </w:rPr>
      </w:pPr>
      <w:r w:rsidRPr="00E120FE">
        <w:rPr>
          <w:rFonts w:asciiTheme="minorHAnsi" w:hAnsiTheme="minorHAnsi" w:cstheme="minorHAnsi"/>
        </w:rPr>
        <w:t>Continue to gather</w:t>
      </w:r>
      <w:r w:rsidR="00047209" w:rsidRPr="00E120FE">
        <w:rPr>
          <w:rFonts w:asciiTheme="minorHAnsi" w:hAnsiTheme="minorHAnsi" w:cstheme="minorHAnsi"/>
        </w:rPr>
        <w:t xml:space="preserve"> other</w:t>
      </w:r>
      <w:r w:rsidRPr="00E120FE">
        <w:rPr>
          <w:rFonts w:asciiTheme="minorHAnsi" w:hAnsiTheme="minorHAnsi" w:cstheme="minorHAnsi"/>
        </w:rPr>
        <w:t xml:space="preserve"> </w:t>
      </w:r>
      <w:r w:rsidR="00D110DB" w:rsidRPr="00E120FE">
        <w:rPr>
          <w:rFonts w:asciiTheme="minorHAnsi" w:hAnsiTheme="minorHAnsi" w:cstheme="minorHAnsi"/>
        </w:rPr>
        <w:t xml:space="preserve">AD Group Distinguished Names and XIQ User Group IDs if needed. </w:t>
      </w:r>
      <w:r w:rsidR="003822E6" w:rsidRPr="00E120FE">
        <w:rPr>
          <w:rFonts w:asciiTheme="minorHAnsi" w:hAnsiTheme="minorHAnsi" w:cstheme="minorHAnsi"/>
        </w:rPr>
        <w:t xml:space="preserve">Enter </w:t>
      </w:r>
      <w:r w:rsidR="00D110DB" w:rsidRPr="00E120FE">
        <w:rPr>
          <w:rFonts w:asciiTheme="minorHAnsi" w:hAnsiTheme="minorHAnsi" w:cstheme="minorHAnsi"/>
        </w:rPr>
        <w:t xml:space="preserve">them in the same format with each set </w:t>
      </w:r>
      <w:r w:rsidR="003822E6" w:rsidRPr="00E120FE">
        <w:rPr>
          <w:rFonts w:asciiTheme="minorHAnsi" w:hAnsiTheme="minorHAnsi" w:cstheme="minorHAnsi"/>
        </w:rPr>
        <w:t>e</w:t>
      </w:r>
      <w:r w:rsidR="00D110DB" w:rsidRPr="00E120FE">
        <w:rPr>
          <w:rFonts w:asciiTheme="minorHAnsi" w:hAnsiTheme="minorHAnsi" w:cstheme="minorHAnsi"/>
        </w:rPr>
        <w:t>n</w:t>
      </w:r>
      <w:r w:rsidR="003822E6" w:rsidRPr="00E120FE">
        <w:rPr>
          <w:rFonts w:asciiTheme="minorHAnsi" w:hAnsiTheme="minorHAnsi" w:cstheme="minorHAnsi"/>
        </w:rPr>
        <w:t>closed</w:t>
      </w:r>
      <w:r w:rsidR="00D110DB" w:rsidRPr="00E120FE">
        <w:rPr>
          <w:rFonts w:asciiTheme="minorHAnsi" w:hAnsiTheme="minorHAnsi" w:cstheme="minorHAnsi"/>
        </w:rPr>
        <w:t xml:space="preserve"> </w:t>
      </w:r>
      <w:r w:rsidR="003822E6" w:rsidRPr="00E120FE">
        <w:rPr>
          <w:rFonts w:asciiTheme="minorHAnsi" w:hAnsiTheme="minorHAnsi" w:cstheme="minorHAnsi"/>
        </w:rPr>
        <w:t xml:space="preserve">in </w:t>
      </w:r>
      <w:r w:rsidR="00D110DB" w:rsidRPr="00E120FE">
        <w:rPr>
          <w:rFonts w:asciiTheme="minorHAnsi" w:hAnsiTheme="minorHAnsi" w:cstheme="minorHAnsi"/>
        </w:rPr>
        <w:t>parentheses</w:t>
      </w:r>
      <w:r w:rsidR="003822E6" w:rsidRPr="00E120FE">
        <w:rPr>
          <w:rFonts w:asciiTheme="minorHAnsi" w:hAnsiTheme="minorHAnsi" w:cstheme="minorHAnsi"/>
        </w:rPr>
        <w:t xml:space="preserve">. All </w:t>
      </w:r>
      <w:r w:rsidR="00D110DB" w:rsidRPr="00E120FE">
        <w:rPr>
          <w:rFonts w:asciiTheme="minorHAnsi" w:hAnsiTheme="minorHAnsi" w:cstheme="minorHAnsi"/>
        </w:rPr>
        <w:t xml:space="preserve">but the last one </w:t>
      </w:r>
      <w:r w:rsidR="003822E6" w:rsidRPr="00E120FE">
        <w:rPr>
          <w:rFonts w:asciiTheme="minorHAnsi" w:hAnsiTheme="minorHAnsi" w:cstheme="minorHAnsi"/>
        </w:rPr>
        <w:t xml:space="preserve">should be </w:t>
      </w:r>
      <w:r w:rsidR="00D110DB" w:rsidRPr="00E120FE">
        <w:rPr>
          <w:rFonts w:asciiTheme="minorHAnsi" w:hAnsiTheme="minorHAnsi" w:cstheme="minorHAnsi"/>
        </w:rPr>
        <w:t>followed by a coma.</w:t>
      </w:r>
    </w:p>
    <w:p w14:paraId="02C0AA81" w14:textId="205F17F2" w:rsidR="00D110DB" w:rsidRPr="00D110DB" w:rsidRDefault="00D110DB" w:rsidP="00D110DB">
      <w:pPr>
        <w:shd w:val="clear" w:color="auto" w:fill="2D2D2D"/>
        <w:rPr>
          <w:rFonts w:ascii="Cordia New" w:hAnsi="Cordia New" w:cs="Cordia New"/>
          <w:color w:val="99CC99"/>
          <w:sz w:val="18"/>
          <w:szCs w:val="18"/>
        </w:rPr>
      </w:pPr>
      <w:proofErr w:type="spellStart"/>
      <w:r w:rsidRPr="00643851">
        <w:rPr>
          <w:rFonts w:ascii="Cordia New" w:hAnsi="Cordia New" w:cs="Cordia New" w:hint="cs"/>
          <w:sz w:val="18"/>
          <w:szCs w:val="18"/>
        </w:rPr>
        <w:t>group_roles</w:t>
      </w:r>
      <w:proofErr w:type="spellEnd"/>
      <w:r w:rsidRPr="00643851">
        <w:rPr>
          <w:rFonts w:ascii="Cordia New" w:hAnsi="Cordia New" w:cs="Cordia New" w:hint="cs"/>
          <w:sz w:val="18"/>
          <w:szCs w:val="18"/>
        </w:rPr>
        <w:t xml:space="preserve"> = [</w:t>
      </w:r>
      <w:r w:rsidRPr="00643851">
        <w:rPr>
          <w:rFonts w:ascii="Cordia New" w:hAnsi="Cordia New" w:cs="Cordia New" w:hint="cs"/>
          <w:sz w:val="18"/>
          <w:szCs w:val="18"/>
        </w:rPr>
        <w:br/>
        <w:t xml:space="preserve">    </w:t>
      </w:r>
      <w:r w:rsidRPr="00643851">
        <w:rPr>
          <w:rFonts w:ascii="Cordia New" w:hAnsi="Cordia New" w:cs="Cordia New" w:hint="cs"/>
          <w:color w:val="7F7E73"/>
          <w:sz w:val="18"/>
          <w:szCs w:val="18"/>
        </w:rPr>
        <w:t># AD GROUP Distinguished Name, XIQ group ID</w:t>
      </w:r>
      <w:r w:rsidRPr="00643851">
        <w:rPr>
          <w:rFonts w:ascii="Cordia New" w:hAnsi="Cordia New" w:cs="Cordia New" w:hint="cs"/>
          <w:sz w:val="18"/>
          <w:szCs w:val="18"/>
        </w:rPr>
        <w:br/>
        <w:t xml:space="preserve"> </w:t>
      </w:r>
      <w:proofErr w:type="gramStart"/>
      <w:r w:rsidRPr="00643851">
        <w:rPr>
          <w:rFonts w:ascii="Cordia New" w:hAnsi="Cordia New" w:cs="Cordia New" w:hint="cs"/>
          <w:sz w:val="18"/>
          <w:szCs w:val="18"/>
        </w:rPr>
        <w:t xml:space="preserve">   (</w:t>
      </w:r>
      <w:proofErr w:type="gramEnd"/>
      <w:r w:rsidRPr="00643851">
        <w:rPr>
          <w:rFonts w:ascii="Cordia New" w:hAnsi="Cordia New" w:cs="Cordia New" w:hint="cs"/>
          <w:sz w:val="18"/>
          <w:szCs w:val="18"/>
        </w:rPr>
        <w:t>"</w:t>
      </w:r>
      <w:r w:rsidRPr="00D86CFB">
        <w:rPr>
          <w:rFonts w:ascii="Cordia New" w:hAnsi="Cordia New" w:cs="Cordia New" w:hint="cs"/>
          <w:color w:val="99CD99"/>
          <w:sz w:val="18"/>
          <w:szCs w:val="18"/>
        </w:rPr>
        <w:t>CN=</w:t>
      </w:r>
      <w:proofErr w:type="spellStart"/>
      <w:r w:rsidRPr="00D86CFB">
        <w:rPr>
          <w:rFonts w:ascii="Cordia New" w:hAnsi="Cordia New" w:cs="Cordia New" w:hint="cs"/>
          <w:color w:val="99CD99"/>
          <w:sz w:val="18"/>
          <w:szCs w:val="18"/>
        </w:rPr>
        <w:t>Staff_User,CN</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Users,DC</w:t>
      </w:r>
      <w:proofErr w:type="spellEnd"/>
      <w:r w:rsidRPr="00D86CFB">
        <w:rPr>
          <w:rFonts w:ascii="Cordia New" w:hAnsi="Cordia New" w:cs="Cordia New" w:hint="cs"/>
          <w:color w:val="99CD99"/>
          <w:sz w:val="18"/>
          <w:szCs w:val="18"/>
        </w:rPr>
        <w:t>=</w:t>
      </w:r>
      <w:proofErr w:type="spellStart"/>
      <w:r w:rsidRPr="00D86CFB">
        <w:rPr>
          <w:rFonts w:ascii="Cordia New" w:hAnsi="Cordia New" w:cs="Cordia New" w:hint="cs"/>
          <w:color w:val="99CD99"/>
          <w:sz w:val="18"/>
          <w:szCs w:val="18"/>
        </w:rPr>
        <w:t>SmithHome,DC</w:t>
      </w:r>
      <w:proofErr w:type="spellEnd"/>
      <w:r w:rsidRPr="00D86CFB">
        <w:rPr>
          <w:rFonts w:ascii="Cordia New" w:hAnsi="Cordia New" w:cs="Cordia New" w:hint="cs"/>
          <w:color w:val="99CD99"/>
          <w:sz w:val="18"/>
          <w:szCs w:val="18"/>
        </w:rPr>
        <w:t>=local</w:t>
      </w:r>
      <w:r w:rsidRPr="00643851">
        <w:rPr>
          <w:rFonts w:ascii="Cordia New" w:hAnsi="Cordia New" w:cs="Cordia New" w:hint="cs"/>
          <w:sz w:val="18"/>
          <w:szCs w:val="18"/>
        </w:rPr>
        <w:t>", "</w:t>
      </w:r>
      <w:r>
        <w:rPr>
          <w:rFonts w:ascii="Cordia New" w:hAnsi="Cordia New" w:cs="Cordia New"/>
          <w:color w:val="99CC99"/>
          <w:sz w:val="18"/>
          <w:szCs w:val="18"/>
        </w:rPr>
        <w:t>769490635824438</w:t>
      </w:r>
      <w:r w:rsidRPr="00643851">
        <w:rPr>
          <w:rFonts w:ascii="Cordia New" w:hAnsi="Cordia New" w:cs="Cordia New" w:hint="cs"/>
          <w:sz w:val="18"/>
          <w:szCs w:val="18"/>
        </w:rPr>
        <w:t>"),</w:t>
      </w:r>
      <w:r w:rsidRPr="00643851">
        <w:rPr>
          <w:rFonts w:ascii="Cordia New" w:hAnsi="Cordia New" w:cs="Cordia New" w:hint="cs"/>
          <w:sz w:val="18"/>
          <w:szCs w:val="18"/>
        </w:rPr>
        <w:b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Testing,OU</w:t>
      </w:r>
      <w:proofErr w:type="spellEnd"/>
      <w:r w:rsidRPr="00D110DB">
        <w:rPr>
          <w:rFonts w:ascii="Cordia New" w:hAnsi="Cordia New" w:cs="Cordia New"/>
          <w:color w:val="99CC99"/>
          <w:sz w:val="18"/>
          <w:szCs w:val="18"/>
        </w:rPr>
        <w:t>=Sub1,OU=</w:t>
      </w:r>
      <w:proofErr w:type="spellStart"/>
      <w:r w:rsidRPr="00D110DB">
        <w:rPr>
          <w:rFonts w:ascii="Cordia New" w:hAnsi="Cordia New" w:cs="Cordia New"/>
          <w:color w:val="99CC99"/>
          <w:sz w:val="18"/>
          <w:szCs w:val="18"/>
        </w:rPr>
        <w:t>Special,DC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769490635824436</w:t>
      </w:r>
      <w:r w:rsidRPr="00643851">
        <w:rPr>
          <w:rFonts w:ascii="Cordia New" w:hAnsi="Cordia New" w:cs="Cordia New" w:hint="cs"/>
          <w:sz w:val="18"/>
          <w:szCs w:val="18"/>
        </w:rPr>
        <w:t>")</w:t>
      </w:r>
      <w:r>
        <w:rPr>
          <w:rFonts w:ascii="Cordia New" w:hAnsi="Cordia New" w:cs="Cordia New"/>
          <w:sz w:val="18"/>
          <w:szCs w:val="18"/>
        </w:rPr>
        <w:t>,</w:t>
      </w:r>
      <w:r>
        <w:rPr>
          <w:rFonts w:ascii="Cordia New" w:hAnsi="Cordia New" w:cs="Cordia New"/>
          <w:sz w:val="18"/>
          <w:szCs w:val="18"/>
        </w:rPr>
        <w:br/>
      </w:r>
      <w:r w:rsidRPr="00643851">
        <w:rPr>
          <w:rFonts w:ascii="Cordia New" w:hAnsi="Cordia New" w:cs="Cordia New" w:hint="cs"/>
          <w:sz w:val="18"/>
          <w:szCs w:val="18"/>
        </w:rPr>
        <w:t xml:space="preserve">    ("</w:t>
      </w:r>
      <w:r w:rsidRPr="00D110DB">
        <w:rPr>
          <w:rFonts w:ascii="Cordia New" w:hAnsi="Cordia New" w:cs="Cordia New"/>
          <w:color w:val="99CC99"/>
          <w:sz w:val="18"/>
          <w:szCs w:val="18"/>
        </w:rPr>
        <w:t>CN=</w:t>
      </w:r>
      <w:proofErr w:type="spellStart"/>
      <w:r w:rsidRPr="00D110DB">
        <w:rPr>
          <w:rFonts w:ascii="Cordia New" w:hAnsi="Cordia New" w:cs="Cordia New"/>
          <w:color w:val="99CC99"/>
          <w:sz w:val="18"/>
          <w:szCs w:val="18"/>
        </w:rPr>
        <w:t>WIFI_admins,CN</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Users,DC</w:t>
      </w:r>
      <w:proofErr w:type="spellEnd"/>
      <w:r w:rsidRPr="00D110DB">
        <w:rPr>
          <w:rFonts w:ascii="Cordia New" w:hAnsi="Cordia New" w:cs="Cordia New"/>
          <w:color w:val="99CC99"/>
          <w:sz w:val="18"/>
          <w:szCs w:val="18"/>
        </w:rPr>
        <w:t>=</w:t>
      </w:r>
      <w:proofErr w:type="spellStart"/>
      <w:r w:rsidRPr="00D110DB">
        <w:rPr>
          <w:rFonts w:ascii="Cordia New" w:hAnsi="Cordia New" w:cs="Cordia New"/>
          <w:color w:val="99CC99"/>
          <w:sz w:val="18"/>
          <w:szCs w:val="18"/>
        </w:rPr>
        <w:t>SmithHome,DC</w:t>
      </w:r>
      <w:proofErr w:type="spellEnd"/>
      <w:r w:rsidRPr="00D110DB">
        <w:rPr>
          <w:rFonts w:ascii="Cordia New" w:hAnsi="Cordia New" w:cs="Cordia New"/>
          <w:color w:val="99CC99"/>
          <w:sz w:val="18"/>
          <w:szCs w:val="18"/>
        </w:rPr>
        <w:t>=local</w:t>
      </w:r>
      <w:r w:rsidRPr="00643851">
        <w:rPr>
          <w:rFonts w:ascii="Cordia New" w:hAnsi="Cordia New" w:cs="Cordia New" w:hint="cs"/>
          <w:sz w:val="18"/>
          <w:szCs w:val="18"/>
        </w:rPr>
        <w:t>", "</w:t>
      </w:r>
      <w:r w:rsidRPr="00D110DB">
        <w:rPr>
          <w:rFonts w:ascii="Cordia New" w:hAnsi="Cordia New" w:cs="Cordia New"/>
          <w:color w:val="99CC99"/>
          <w:sz w:val="18"/>
          <w:szCs w:val="18"/>
        </w:rPr>
        <w:t>769490635824395</w:t>
      </w:r>
      <w:r w:rsidRPr="00643851">
        <w:rPr>
          <w:rFonts w:ascii="Cordia New" w:hAnsi="Cordia New" w:cs="Cordia New" w:hint="cs"/>
          <w:sz w:val="18"/>
          <w:szCs w:val="18"/>
        </w:rPr>
        <w:t>")</w:t>
      </w:r>
      <w:r w:rsidRPr="00643851">
        <w:rPr>
          <w:rFonts w:ascii="Cordia New" w:hAnsi="Cordia New" w:cs="Cordia New" w:hint="cs"/>
          <w:sz w:val="18"/>
          <w:szCs w:val="18"/>
        </w:rPr>
        <w:br/>
        <w:t>]</w:t>
      </w:r>
    </w:p>
    <w:p w14:paraId="41700D72" w14:textId="5F54F245" w:rsidR="00D110DB" w:rsidRDefault="00D110DB" w:rsidP="000347E2"/>
    <w:p w14:paraId="58DF2F96" w14:textId="5B0A066D" w:rsidR="003822E6" w:rsidRPr="00E505A4" w:rsidRDefault="003822E6" w:rsidP="00F9283E">
      <w:pPr>
        <w:pStyle w:val="Heading2"/>
        <w:rPr>
          <w:sz w:val="24"/>
          <w:szCs w:val="24"/>
        </w:rPr>
      </w:pPr>
      <w:bookmarkStart w:id="59" w:name="_Active_Directory_Disable"/>
      <w:bookmarkStart w:id="60" w:name="_Toc87020366"/>
      <w:bookmarkStart w:id="61" w:name="_Toc92701414"/>
      <w:bookmarkEnd w:id="59"/>
      <w:r w:rsidRPr="00E505A4">
        <w:rPr>
          <w:sz w:val="24"/>
          <w:szCs w:val="24"/>
        </w:rPr>
        <w:t>Active Directory Disable Codes</w:t>
      </w:r>
      <w:bookmarkEnd w:id="60"/>
      <w:bookmarkEnd w:id="61"/>
    </w:p>
    <w:p w14:paraId="2BC03BA3" w14:textId="77777777" w:rsidR="00457F57" w:rsidRPr="00457F57" w:rsidRDefault="00457F57" w:rsidP="00457F57"/>
    <w:p w14:paraId="150EB793" w14:textId="77777777" w:rsidR="007E58BF" w:rsidRPr="00E120FE" w:rsidRDefault="003822E6" w:rsidP="003822E6">
      <w:pPr>
        <w:rPr>
          <w:rFonts w:asciiTheme="minorHAnsi" w:hAnsiTheme="minorHAnsi" w:cstheme="minorHAnsi"/>
        </w:rPr>
      </w:pPr>
      <w:r w:rsidRPr="00E120FE">
        <w:rPr>
          <w:rFonts w:asciiTheme="minorHAnsi" w:hAnsiTheme="minorHAnsi" w:cstheme="minorHAnsi"/>
        </w:rPr>
        <w:t xml:space="preserve">Each user in Active Directory has a </w:t>
      </w:r>
      <w:proofErr w:type="spellStart"/>
      <w:r w:rsidRPr="00E120FE">
        <w:rPr>
          <w:rFonts w:asciiTheme="minorHAnsi" w:hAnsiTheme="minorHAnsi" w:cstheme="minorHAnsi"/>
        </w:rPr>
        <w:t>userAccountControl</w:t>
      </w:r>
      <w:proofErr w:type="spellEnd"/>
      <w:r w:rsidRPr="00E120FE">
        <w:rPr>
          <w:rFonts w:asciiTheme="minorHAnsi" w:hAnsiTheme="minorHAnsi" w:cstheme="minorHAnsi"/>
        </w:rPr>
        <w:t xml:space="preserve"> number assigned to it that provides the status of the user. </w:t>
      </w:r>
      <w:r w:rsidR="007E58BF" w:rsidRPr="00E120FE">
        <w:rPr>
          <w:rFonts w:asciiTheme="minorHAnsi" w:hAnsiTheme="minorHAnsi" w:cstheme="minorHAnsi"/>
        </w:rPr>
        <w:t xml:space="preserve">Information on this number can be seen here </w:t>
      </w:r>
      <w:hyperlink r:id="rId24" w:history="1">
        <w:r w:rsidR="007E58BF" w:rsidRPr="00E120FE">
          <w:rPr>
            <w:rStyle w:val="Hyperlink"/>
            <w:rFonts w:asciiTheme="minorHAnsi" w:hAnsiTheme="minorHAnsi" w:cstheme="minorHAnsi"/>
          </w:rPr>
          <w:t>https://docs.microsoft.com/en-us/troubleshoot/windows-server/identity/useraccountcontrol-manipulate-account-properties</w:t>
        </w:r>
      </w:hyperlink>
    </w:p>
    <w:p w14:paraId="76D60789" w14:textId="77777777" w:rsidR="007E58BF" w:rsidRPr="00E120FE" w:rsidRDefault="007E58BF" w:rsidP="003822E6">
      <w:pPr>
        <w:rPr>
          <w:rFonts w:asciiTheme="minorHAnsi" w:hAnsiTheme="minorHAnsi" w:cstheme="minorHAnsi"/>
        </w:rPr>
      </w:pPr>
      <w:r w:rsidRPr="00E120FE">
        <w:rPr>
          <w:rFonts w:asciiTheme="minorHAnsi" w:hAnsiTheme="minorHAnsi" w:cstheme="minorHAnsi"/>
        </w:rPr>
        <w:t xml:space="preserve">The script has 4 codes for Users that are disabled. Depending on use case other numbers may need to be added. </w:t>
      </w:r>
    </w:p>
    <w:p w14:paraId="5CB1C4EA" w14:textId="64BD117F" w:rsidR="007E58BF" w:rsidRPr="00E120FE" w:rsidRDefault="007E58BF" w:rsidP="004C31FD">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514 – NORMAL_ACCOUNT (512) + ACCOUNTDISABLED (2)</w:t>
      </w:r>
    </w:p>
    <w:p w14:paraId="5B51B728" w14:textId="0FDE6AF8" w:rsidR="007E58BF" w:rsidRPr="00E120FE" w:rsidRDefault="007E58BF" w:rsidP="004C31FD">
      <w:pPr>
        <w:pStyle w:val="ListParagraph"/>
        <w:numPr>
          <w:ilvl w:val="0"/>
          <w:numId w:val="8"/>
        </w:numPr>
        <w:rPr>
          <w:rFonts w:asciiTheme="minorHAnsi" w:hAnsiTheme="minorHAnsi" w:cstheme="minorHAnsi"/>
          <w:sz w:val="18"/>
          <w:szCs w:val="18"/>
        </w:rPr>
      </w:pPr>
      <w:r w:rsidRPr="00E120FE">
        <w:rPr>
          <w:rFonts w:asciiTheme="minorHAnsi" w:hAnsiTheme="minorHAnsi" w:cstheme="minorHAnsi"/>
          <w:sz w:val="18"/>
          <w:szCs w:val="18"/>
        </w:rPr>
        <w:t>642 - NORMAL_ACCOUNT (512) + ACCOUNTDISABLED (2) + ENCRYPTED_TEXT_PWD_ALLOWED (128)</w:t>
      </w:r>
    </w:p>
    <w:p w14:paraId="13BE4995" w14:textId="17D1CE68" w:rsidR="007E58BF" w:rsidRPr="00E120FE" w:rsidRDefault="007E58BF" w:rsidP="004C31FD">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66050</w:t>
      </w:r>
      <w:r w:rsidRPr="00E120FE">
        <w:rPr>
          <w:rFonts w:asciiTheme="minorHAnsi" w:hAnsiTheme="minorHAnsi" w:cstheme="minorHAnsi"/>
          <w:sz w:val="18"/>
          <w:szCs w:val="18"/>
        </w:rPr>
        <w:t xml:space="preserve"> - NORMAL_ACCOUNT (512) + ACCOUNTDISABLED (2) + DONT_EXPIRE_PASSWORD (65536)</w:t>
      </w:r>
      <w:r w:rsidR="008A0C7C">
        <w:rPr>
          <w:rFonts w:cstheme="minorHAnsi"/>
          <w:sz w:val="18"/>
          <w:szCs w:val="18"/>
        </w:rPr>
        <w:t xml:space="preserve"> </w:t>
      </w:r>
    </w:p>
    <w:p w14:paraId="37B45C4E" w14:textId="5A77544C" w:rsidR="007E58BF" w:rsidRPr="00E120FE" w:rsidRDefault="007E58BF" w:rsidP="004C31FD">
      <w:pPr>
        <w:pStyle w:val="ListParagraph"/>
        <w:numPr>
          <w:ilvl w:val="0"/>
          <w:numId w:val="8"/>
        </w:numPr>
        <w:rPr>
          <w:rFonts w:asciiTheme="minorHAnsi" w:hAnsiTheme="minorHAnsi" w:cstheme="minorHAnsi"/>
          <w:sz w:val="18"/>
          <w:szCs w:val="18"/>
        </w:rPr>
      </w:pPr>
      <w:r w:rsidRPr="007E58BF">
        <w:rPr>
          <w:rFonts w:asciiTheme="minorHAnsi" w:hAnsiTheme="minorHAnsi" w:cstheme="minorHAnsi"/>
          <w:sz w:val="18"/>
          <w:szCs w:val="18"/>
        </w:rPr>
        <w:t>66178</w:t>
      </w:r>
      <w:r w:rsidRPr="00E120FE">
        <w:rPr>
          <w:rFonts w:asciiTheme="minorHAnsi" w:hAnsiTheme="minorHAnsi" w:cstheme="minorHAnsi"/>
          <w:sz w:val="18"/>
          <w:szCs w:val="18"/>
        </w:rPr>
        <w:t xml:space="preserve"> - NORMAL_ACCOUNT (512) + ACCOUNTDISABLED (2) + DONT_EXPIRE_PASSWORD (65536) + ENCRYPTED_TEXT_PWD_ALLOWED (128)</w:t>
      </w:r>
    </w:p>
    <w:p w14:paraId="1B63267E" w14:textId="77777777" w:rsidR="007E58BF" w:rsidRPr="007E58BF" w:rsidRDefault="007E58BF" w:rsidP="007E58BF">
      <w:pPr>
        <w:rPr>
          <w:sz w:val="18"/>
          <w:szCs w:val="18"/>
        </w:rPr>
      </w:pPr>
    </w:p>
    <w:p w14:paraId="288B4C5E" w14:textId="3486398C" w:rsidR="007E58BF" w:rsidRPr="00E120FE" w:rsidRDefault="007E58BF" w:rsidP="007E58BF">
      <w:pPr>
        <w:rPr>
          <w:rFonts w:asciiTheme="minorHAnsi" w:hAnsiTheme="minorHAnsi" w:cstheme="minorHAnsi"/>
        </w:rPr>
      </w:pPr>
      <w:r w:rsidRPr="00E120FE">
        <w:rPr>
          <w:rFonts w:asciiTheme="minorHAnsi" w:hAnsiTheme="minorHAnsi" w:cstheme="minorHAnsi"/>
        </w:rPr>
        <w:t xml:space="preserve">If any other disabled codes are </w:t>
      </w:r>
      <w:r w:rsidR="00230B1B" w:rsidRPr="00E120FE">
        <w:rPr>
          <w:rFonts w:asciiTheme="minorHAnsi" w:hAnsiTheme="minorHAnsi" w:cstheme="minorHAnsi"/>
        </w:rPr>
        <w:t>needed,</w:t>
      </w:r>
      <w:r w:rsidRPr="00E120FE">
        <w:rPr>
          <w:rFonts w:asciiTheme="minorHAnsi" w:hAnsiTheme="minorHAnsi" w:cstheme="minorHAnsi"/>
        </w:rPr>
        <w:t xml:space="preserve"> they can be added inside the bracket to </w:t>
      </w:r>
      <w:r w:rsidRPr="00695B2D">
        <w:rPr>
          <w:rFonts w:asciiTheme="minorHAnsi" w:hAnsiTheme="minorHAnsi" w:cstheme="minorHAnsi"/>
          <w:b/>
          <w:bCs/>
          <w:u w:val="single"/>
        </w:rPr>
        <w:t>line 42</w:t>
      </w:r>
      <w:r w:rsidRPr="00E120FE">
        <w:rPr>
          <w:rFonts w:asciiTheme="minorHAnsi" w:hAnsiTheme="minorHAnsi" w:cstheme="minorHAnsi"/>
        </w:rPr>
        <w:t>.</w:t>
      </w:r>
    </w:p>
    <w:p w14:paraId="6C4BD272" w14:textId="74093711" w:rsidR="007E58BF" w:rsidRPr="007E58BF" w:rsidRDefault="007E58BF" w:rsidP="007E58BF">
      <w:pPr>
        <w:shd w:val="clear" w:color="auto" w:fill="2D2D2D"/>
        <w:spacing w:line="270" w:lineRule="atLeast"/>
        <w:rPr>
          <w:rFonts w:ascii="Cordia New" w:hAnsi="Cordia New" w:cs="Cordia New"/>
          <w:color w:val="D3D0C8"/>
          <w:sz w:val="18"/>
          <w:szCs w:val="18"/>
        </w:rPr>
      </w:pPr>
      <w:proofErr w:type="spellStart"/>
      <w:r w:rsidRPr="007E58BF">
        <w:rPr>
          <w:rFonts w:ascii="Cordia New" w:hAnsi="Cordia New" w:cs="Cordia New" w:hint="cs"/>
          <w:color w:val="D3D0C8"/>
          <w:sz w:val="18"/>
          <w:szCs w:val="18"/>
        </w:rPr>
        <w:t>ldap_disable_codes</w:t>
      </w:r>
      <w:proofErr w:type="spellEnd"/>
      <w:r w:rsidRPr="007E58BF">
        <w:rPr>
          <w:rFonts w:ascii="Cordia New" w:hAnsi="Cordia New" w:cs="Cordia New" w:hint="cs"/>
          <w:color w:val="D3D0C8"/>
          <w:sz w:val="18"/>
          <w:szCs w:val="18"/>
        </w:rPr>
        <w:t xml:space="preserve"> = ['</w:t>
      </w:r>
      <w:r w:rsidRPr="007E58BF">
        <w:rPr>
          <w:rFonts w:ascii="Cordia New" w:hAnsi="Cordia New" w:cs="Cordia New" w:hint="cs"/>
          <w:color w:val="99CC99"/>
          <w:sz w:val="18"/>
          <w:szCs w:val="18"/>
        </w:rPr>
        <w:t>514</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642</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66050</w:t>
      </w:r>
      <w:r w:rsidRPr="007E58BF">
        <w:rPr>
          <w:rFonts w:ascii="Cordia New" w:hAnsi="Cordia New" w:cs="Cordia New" w:hint="cs"/>
          <w:color w:val="D3D0C8"/>
          <w:sz w:val="18"/>
          <w:szCs w:val="18"/>
        </w:rPr>
        <w:t>','</w:t>
      </w:r>
      <w:r w:rsidRPr="007E58BF">
        <w:rPr>
          <w:rFonts w:ascii="Cordia New" w:hAnsi="Cordia New" w:cs="Cordia New" w:hint="cs"/>
          <w:color w:val="99CC99"/>
          <w:sz w:val="18"/>
          <w:szCs w:val="18"/>
        </w:rPr>
        <w:t>66178</w:t>
      </w:r>
      <w:r w:rsidRPr="007E58BF">
        <w:rPr>
          <w:rFonts w:ascii="Cordia New" w:hAnsi="Cordia New" w:cs="Cordia New" w:hint="cs"/>
          <w:color w:val="D3D0C8"/>
          <w:sz w:val="18"/>
          <w:szCs w:val="18"/>
        </w:rPr>
        <w:t>'</w:t>
      </w:r>
      <w:r w:rsidRPr="007E58BF">
        <w:rPr>
          <w:rFonts w:ascii="Cordia New" w:hAnsi="Cordia New" w:cs="Cordia New"/>
          <w:color w:val="FF0000"/>
          <w:sz w:val="18"/>
          <w:szCs w:val="18"/>
        </w:rPr>
        <w:t>,’2562’</w:t>
      </w:r>
      <w:r w:rsidRPr="007E58BF">
        <w:rPr>
          <w:rFonts w:ascii="Cordia New" w:hAnsi="Cordia New" w:cs="Cordia New" w:hint="cs"/>
          <w:color w:val="D3D0C8"/>
          <w:sz w:val="18"/>
          <w:szCs w:val="18"/>
        </w:rPr>
        <w:t>]</w:t>
      </w:r>
    </w:p>
    <w:p w14:paraId="1254658C" w14:textId="0EE5615B" w:rsidR="007E58BF" w:rsidRPr="00830F14" w:rsidRDefault="007E58BF" w:rsidP="007E58BF">
      <w:pPr>
        <w:rPr>
          <w:rFonts w:asciiTheme="minorHAnsi" w:hAnsiTheme="minorHAnsi" w:cstheme="minorHAnsi"/>
        </w:rPr>
      </w:pPr>
      <w:r w:rsidRPr="00830F14">
        <w:rPr>
          <w:rFonts w:asciiTheme="minorHAnsi" w:hAnsiTheme="minorHAnsi" w:cstheme="minorHAnsi"/>
        </w:rPr>
        <w:t xml:space="preserve">If disabled users are not being removed, you can use the AD_Test.py script and see details about the users in the AD group. </w:t>
      </w:r>
      <w:r w:rsidR="00230B1B" w:rsidRPr="00830F14">
        <w:rPr>
          <w:rFonts w:asciiTheme="minorHAnsi" w:hAnsiTheme="minorHAnsi" w:cstheme="minorHAnsi"/>
        </w:rPr>
        <w:t>Looking at the ‘</w:t>
      </w:r>
      <w:proofErr w:type="spellStart"/>
      <w:r w:rsidR="00230B1B" w:rsidRPr="001A5524">
        <w:rPr>
          <w:rFonts w:asciiTheme="minorHAnsi" w:hAnsiTheme="minorHAnsi" w:cstheme="minorHAnsi"/>
          <w:i/>
          <w:iCs/>
        </w:rPr>
        <w:t>userAccountControl</w:t>
      </w:r>
      <w:proofErr w:type="spellEnd"/>
      <w:r w:rsidR="00230B1B" w:rsidRPr="00830F14">
        <w:rPr>
          <w:rFonts w:asciiTheme="minorHAnsi" w:hAnsiTheme="minorHAnsi" w:cstheme="minorHAnsi"/>
        </w:rPr>
        <w:t>’ element to see the number associated with the disabled user. This number may need to be added to the ‘</w:t>
      </w:r>
      <w:proofErr w:type="spellStart"/>
      <w:r w:rsidR="00230B1B" w:rsidRPr="001A5524">
        <w:rPr>
          <w:rFonts w:asciiTheme="minorHAnsi" w:hAnsiTheme="minorHAnsi" w:cstheme="minorHAnsi"/>
          <w:i/>
          <w:iCs/>
        </w:rPr>
        <w:t>ldap_disable_codes</w:t>
      </w:r>
      <w:proofErr w:type="spellEnd"/>
      <w:r w:rsidR="001A5524">
        <w:rPr>
          <w:rFonts w:cstheme="minorHAnsi"/>
        </w:rPr>
        <w:t>’</w:t>
      </w:r>
      <w:r w:rsidR="00230B1B" w:rsidRPr="00830F14">
        <w:rPr>
          <w:rFonts w:asciiTheme="minorHAnsi" w:hAnsiTheme="minorHAnsi" w:cstheme="minorHAnsi"/>
        </w:rPr>
        <w:t xml:space="preserve"> list.</w:t>
      </w:r>
    </w:p>
    <w:p w14:paraId="295A4071" w14:textId="0008B9B6" w:rsidR="007E58BF" w:rsidRPr="00766286" w:rsidRDefault="00766286" w:rsidP="00766286">
      <w:pPr>
        <w:rPr>
          <w:rFonts w:asciiTheme="minorHAnsi" w:hAnsiTheme="minorHAnsi" w:cstheme="minorHAnsi"/>
          <w:sz w:val="18"/>
          <w:szCs w:val="18"/>
        </w:rPr>
      </w:pPr>
      <w:r>
        <w:rPr>
          <w:rFonts w:asciiTheme="minorHAnsi" w:hAnsiTheme="minorHAnsi" w:cstheme="minorHAnsi"/>
          <w:sz w:val="18"/>
          <w:szCs w:val="18"/>
        </w:rPr>
        <w:t xml:space="preserve">See the </w:t>
      </w:r>
      <w:hyperlink w:anchor="_AD_Test.py" w:history="1">
        <w:r w:rsidRPr="00766286">
          <w:rPr>
            <w:rStyle w:val="Hyperlink"/>
            <w:rFonts w:asciiTheme="minorHAnsi" w:hAnsiTheme="minorHAnsi" w:cstheme="minorHAnsi"/>
            <w:sz w:val="18"/>
            <w:szCs w:val="18"/>
          </w:rPr>
          <w:t>Troubleshooting</w:t>
        </w:r>
      </w:hyperlink>
      <w:r>
        <w:rPr>
          <w:rFonts w:asciiTheme="minorHAnsi" w:hAnsiTheme="minorHAnsi" w:cstheme="minorHAnsi"/>
          <w:sz w:val="18"/>
          <w:szCs w:val="18"/>
        </w:rPr>
        <w:t xml:space="preserve"> Section for more info on the AD_Test.py script</w:t>
      </w:r>
    </w:p>
    <w:p w14:paraId="06132095" w14:textId="78E8D5B9" w:rsidR="003822E6" w:rsidRDefault="003822E6" w:rsidP="000347E2">
      <w:pPr>
        <w:rPr>
          <w:rFonts w:asciiTheme="minorHAnsi" w:hAnsiTheme="minorHAnsi" w:cstheme="minorHAnsi"/>
        </w:rPr>
      </w:pPr>
      <w:r w:rsidRPr="00830F14">
        <w:rPr>
          <w:rFonts w:asciiTheme="minorHAnsi" w:hAnsiTheme="minorHAnsi" w:cstheme="minorHAnsi"/>
        </w:rPr>
        <w:t xml:space="preserve">The script variables should be completed. </w:t>
      </w:r>
    </w:p>
    <w:p w14:paraId="0BCE2C28" w14:textId="1B6B81CD" w:rsidR="009E0AFA" w:rsidRDefault="00F842F2" w:rsidP="000347E2">
      <w:pPr>
        <w:rPr>
          <w:rFonts w:asciiTheme="minorHAnsi" w:hAnsiTheme="minorHAnsi" w:cstheme="minorHAnsi"/>
        </w:rPr>
      </w:pPr>
      <w:r>
        <w:rPr>
          <w:rFonts w:asciiTheme="minorHAnsi" w:hAnsiTheme="minorHAnsi" w:cstheme="minorHAnsi"/>
          <w:noProof/>
        </w:rPr>
        <w:drawing>
          <wp:anchor distT="0" distB="0" distL="114300" distR="114300" simplePos="0" relativeHeight="251720704" behindDoc="1" locked="0" layoutInCell="1" allowOverlap="1" wp14:anchorId="6DBF61F4" wp14:editId="1343EE4E">
            <wp:simplePos x="0" y="0"/>
            <wp:positionH relativeFrom="column">
              <wp:posOffset>3873500</wp:posOffset>
            </wp:positionH>
            <wp:positionV relativeFrom="paragraph">
              <wp:posOffset>35560</wp:posOffset>
            </wp:positionV>
            <wp:extent cx="2654300" cy="1593850"/>
            <wp:effectExtent l="0" t="0" r="0" b="6350"/>
            <wp:wrapTight wrapText="bothSides">
              <wp:wrapPolygon edited="0">
                <wp:start x="0" y="0"/>
                <wp:lineTo x="0" y="21514"/>
                <wp:lineTo x="21497" y="21514"/>
                <wp:lineTo x="21497" y="0"/>
                <wp:lineTo x="0" y="0"/>
              </wp:wrapPolygon>
            </wp:wrapTight>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54300" cy="1593850"/>
                    </a:xfrm>
                    <a:prstGeom prst="rect">
                      <a:avLst/>
                    </a:prstGeom>
                  </pic:spPr>
                </pic:pic>
              </a:graphicData>
            </a:graphic>
            <wp14:sizeRelH relativeFrom="page">
              <wp14:pctWidth>0</wp14:pctWidth>
            </wp14:sizeRelH>
            <wp14:sizeRelV relativeFrom="page">
              <wp14:pctHeight>0</wp14:pctHeight>
            </wp14:sizeRelV>
          </wp:anchor>
        </w:drawing>
      </w:r>
    </w:p>
    <w:p w14:paraId="4C394D97" w14:textId="77693D8F" w:rsidR="009E0AFA" w:rsidRDefault="009E0AFA" w:rsidP="009E0AFA">
      <w:pPr>
        <w:pStyle w:val="Heading2"/>
        <w:rPr>
          <w:sz w:val="24"/>
          <w:szCs w:val="24"/>
        </w:rPr>
      </w:pPr>
      <w:bookmarkStart w:id="62" w:name="_XIQ_Network_Policy"/>
      <w:bookmarkStart w:id="63" w:name="_Toc92701415"/>
      <w:bookmarkEnd w:id="62"/>
      <w:r w:rsidRPr="00E505A4">
        <w:rPr>
          <w:sz w:val="24"/>
          <w:szCs w:val="24"/>
        </w:rPr>
        <w:t xml:space="preserve">XIQ </w:t>
      </w:r>
      <w:r>
        <w:rPr>
          <w:sz w:val="24"/>
          <w:szCs w:val="24"/>
        </w:rPr>
        <w:t>Network Policy</w:t>
      </w:r>
      <w:r w:rsidRPr="00E505A4">
        <w:rPr>
          <w:sz w:val="24"/>
          <w:szCs w:val="24"/>
        </w:rPr>
        <w:t xml:space="preserve"> ID</w:t>
      </w:r>
      <w:bookmarkEnd w:id="63"/>
    </w:p>
    <w:p w14:paraId="5C94B35E" w14:textId="2EF7B598" w:rsidR="00306665" w:rsidRDefault="00306665" w:rsidP="00306665">
      <w:pPr>
        <w:rPr>
          <w:rFonts w:asciiTheme="minorHAnsi" w:hAnsiTheme="minorHAnsi" w:cstheme="minorHAnsi"/>
        </w:rPr>
      </w:pPr>
      <w:r w:rsidRPr="00E120FE">
        <w:rPr>
          <w:rFonts w:asciiTheme="minorHAnsi" w:hAnsiTheme="minorHAnsi" w:cstheme="minorHAnsi"/>
        </w:rPr>
        <w:t xml:space="preserve">Each XIQ </w:t>
      </w:r>
      <w:r>
        <w:rPr>
          <w:rFonts w:asciiTheme="minorHAnsi" w:hAnsiTheme="minorHAnsi" w:cstheme="minorHAnsi"/>
        </w:rPr>
        <w:t>Network Policy</w:t>
      </w:r>
      <w:r w:rsidRPr="00E120FE">
        <w:rPr>
          <w:rFonts w:asciiTheme="minorHAnsi" w:hAnsiTheme="minorHAnsi" w:cstheme="minorHAnsi"/>
        </w:rPr>
        <w:t xml:space="preserve"> will be assigned a unique ID when it gets created. The easiest way to get the ID is </w:t>
      </w:r>
      <w:r w:rsidR="00F842F2">
        <w:rPr>
          <w:rFonts w:asciiTheme="minorHAnsi" w:hAnsiTheme="minorHAnsi" w:cstheme="minorHAnsi"/>
        </w:rPr>
        <w:t>to select the Network Policy in the XIQ GUI</w:t>
      </w:r>
      <w:r w:rsidRPr="00E120FE">
        <w:rPr>
          <w:rFonts w:asciiTheme="minorHAnsi" w:hAnsiTheme="minorHAnsi" w:cstheme="minorHAnsi"/>
        </w:rPr>
        <w:t>.</w:t>
      </w:r>
      <w:r w:rsidR="00F842F2">
        <w:rPr>
          <w:rFonts w:asciiTheme="minorHAnsi" w:hAnsiTheme="minorHAnsi" w:cstheme="minorHAnsi"/>
        </w:rPr>
        <w:t xml:space="preserve"> When you select the Network Policy, the ID is the long number listed in the URL.</w:t>
      </w:r>
      <w:r w:rsidR="00354735">
        <w:rPr>
          <w:rFonts w:asciiTheme="minorHAnsi" w:hAnsiTheme="minorHAnsi" w:cstheme="minorHAnsi"/>
        </w:rPr>
        <w:t xml:space="preserve"> The Policy Name is directly under the Policy Details.</w:t>
      </w:r>
    </w:p>
    <w:p w14:paraId="18B48FC7" w14:textId="77777777" w:rsidR="00F842F2" w:rsidRDefault="00F842F2" w:rsidP="00306665">
      <w:pPr>
        <w:rPr>
          <w:rFonts w:asciiTheme="minorHAnsi" w:hAnsiTheme="minorHAnsi" w:cstheme="minorHAnsi"/>
        </w:rPr>
      </w:pPr>
    </w:p>
    <w:p w14:paraId="4B791948" w14:textId="1C5E61C5" w:rsidR="00F842F2" w:rsidRPr="00E120FE" w:rsidRDefault="00F842F2" w:rsidP="00306665">
      <w:pPr>
        <w:rPr>
          <w:rFonts w:asciiTheme="minorHAnsi" w:hAnsiTheme="minorHAnsi" w:cstheme="minorHAnsi"/>
        </w:rPr>
      </w:pPr>
      <w:r>
        <w:rPr>
          <w:rFonts w:asciiTheme="minorHAnsi" w:hAnsiTheme="minorHAnsi" w:cstheme="minorHAnsi"/>
        </w:rPr>
        <w:t>You can also get the Network Policy ID from Swagger</w:t>
      </w:r>
      <w:r w:rsidR="00D5482C">
        <w:rPr>
          <w:rFonts w:asciiTheme="minorHAnsi" w:hAnsiTheme="minorHAnsi" w:cstheme="minorHAnsi"/>
        </w:rPr>
        <w:t xml:space="preserve"> for all Network Polic</w:t>
      </w:r>
      <w:r w:rsidR="007A10A6">
        <w:rPr>
          <w:rFonts w:asciiTheme="minorHAnsi" w:hAnsiTheme="minorHAnsi" w:cstheme="minorHAnsi"/>
        </w:rPr>
        <w:t>ie</w:t>
      </w:r>
      <w:r w:rsidR="00D5482C">
        <w:rPr>
          <w:rFonts w:asciiTheme="minorHAnsi" w:hAnsiTheme="minorHAnsi" w:cstheme="minorHAnsi"/>
        </w:rPr>
        <w:t>s with PCG configured</w:t>
      </w:r>
      <w:r>
        <w:rPr>
          <w:rFonts w:asciiTheme="minorHAnsi" w:hAnsiTheme="minorHAnsi" w:cstheme="minorHAnsi"/>
        </w:rPr>
        <w:t xml:space="preserve">. </w:t>
      </w:r>
    </w:p>
    <w:p w14:paraId="25A4D27D" w14:textId="6265F95B" w:rsidR="00306665" w:rsidRPr="00306665" w:rsidRDefault="00306665" w:rsidP="00BC2DA4">
      <w:r w:rsidRPr="00E120FE">
        <w:rPr>
          <w:rFonts w:asciiTheme="minorHAnsi" w:hAnsiTheme="minorHAnsi" w:cstheme="minorHAnsi"/>
        </w:rPr>
        <w:t xml:space="preserve">Go back to the swagger page and scroll down to the </w:t>
      </w:r>
      <w:r w:rsidRPr="00E120FE">
        <w:rPr>
          <w:rFonts w:asciiTheme="minorHAnsi" w:hAnsiTheme="minorHAnsi" w:cstheme="minorHAnsi"/>
          <w:b/>
          <w:bCs/>
        </w:rPr>
        <w:t xml:space="preserve">Configuration – </w:t>
      </w:r>
      <w:r>
        <w:rPr>
          <w:rFonts w:asciiTheme="minorHAnsi" w:hAnsiTheme="minorHAnsi" w:cstheme="minorHAnsi"/>
          <w:b/>
          <w:bCs/>
        </w:rPr>
        <w:t>User Management</w:t>
      </w:r>
      <w:r w:rsidRPr="00E120FE">
        <w:rPr>
          <w:rFonts w:asciiTheme="minorHAnsi" w:hAnsiTheme="minorHAnsi" w:cstheme="minorHAnsi"/>
        </w:rPr>
        <w:t xml:space="preserve"> section and find the </w:t>
      </w:r>
      <w:r w:rsidRPr="00E120FE">
        <w:rPr>
          <w:rFonts w:asciiTheme="minorHAnsi" w:hAnsiTheme="minorHAnsi" w:cstheme="minorHAnsi"/>
          <w:i/>
          <w:iCs/>
        </w:rPr>
        <w:t>/</w:t>
      </w:r>
      <w:proofErr w:type="spellStart"/>
      <w:r w:rsidR="00F842F2">
        <w:rPr>
          <w:rFonts w:asciiTheme="minorHAnsi" w:hAnsiTheme="minorHAnsi" w:cstheme="minorHAnsi"/>
          <w:i/>
          <w:iCs/>
        </w:rPr>
        <w:t>pcg</w:t>
      </w:r>
      <w:proofErr w:type="spellEnd"/>
      <w:r w:rsidR="00F842F2">
        <w:rPr>
          <w:rFonts w:asciiTheme="minorHAnsi" w:hAnsiTheme="minorHAnsi" w:cstheme="minorHAnsi"/>
          <w:i/>
          <w:iCs/>
        </w:rPr>
        <w:t>/key-based</w:t>
      </w:r>
      <w:r w:rsidRPr="00E120FE">
        <w:rPr>
          <w:rFonts w:asciiTheme="minorHAnsi" w:hAnsiTheme="minorHAnsi" w:cstheme="minorHAnsi"/>
          <w:i/>
          <w:iCs/>
        </w:rPr>
        <w:t xml:space="preserve"> </w:t>
      </w:r>
      <w:r w:rsidRPr="00E120FE">
        <w:rPr>
          <w:rFonts w:asciiTheme="minorHAnsi" w:hAnsiTheme="minorHAnsi" w:cstheme="minorHAnsi"/>
        </w:rPr>
        <w:t>GET request.</w:t>
      </w:r>
      <w:r w:rsidR="00F842F2" w:rsidRPr="00F842F2">
        <w:rPr>
          <w:rFonts w:asciiTheme="minorHAnsi" w:hAnsiTheme="minorHAnsi" w:cstheme="minorHAnsi"/>
          <w:noProof/>
        </w:rPr>
        <w:t xml:space="preserve"> </w:t>
      </w:r>
      <w:r w:rsidR="00F842F2">
        <w:rPr>
          <w:rFonts w:asciiTheme="minorHAnsi" w:hAnsiTheme="minorHAnsi" w:cstheme="minorHAnsi"/>
          <w:noProof/>
        </w:rPr>
        <w:t>If the Network Policy is configured to use PCG, it will be listed in the response.</w:t>
      </w:r>
      <w:r w:rsidR="00354735">
        <w:rPr>
          <w:rFonts w:asciiTheme="minorHAnsi" w:hAnsiTheme="minorHAnsi" w:cstheme="minorHAnsi"/>
          <w:noProof/>
        </w:rPr>
        <w:t xml:space="preserve"> The </w:t>
      </w:r>
      <w:r w:rsidR="007A10A6">
        <w:rPr>
          <w:rFonts w:asciiTheme="minorHAnsi" w:hAnsiTheme="minorHAnsi" w:cstheme="minorHAnsi"/>
          <w:noProof/>
        </w:rPr>
        <w:t>p</w:t>
      </w:r>
      <w:r w:rsidR="00354735">
        <w:rPr>
          <w:rFonts w:asciiTheme="minorHAnsi" w:hAnsiTheme="minorHAnsi" w:cstheme="minorHAnsi"/>
          <w:noProof/>
        </w:rPr>
        <w:t xml:space="preserve">olicy id and </w:t>
      </w:r>
      <w:r w:rsidR="007A10A6">
        <w:rPr>
          <w:rFonts w:asciiTheme="minorHAnsi" w:hAnsiTheme="minorHAnsi" w:cstheme="minorHAnsi"/>
          <w:noProof/>
        </w:rPr>
        <w:t>p</w:t>
      </w:r>
      <w:r w:rsidR="00354735">
        <w:rPr>
          <w:rFonts w:asciiTheme="minorHAnsi" w:hAnsiTheme="minorHAnsi" w:cstheme="minorHAnsi"/>
          <w:noProof/>
        </w:rPr>
        <w:t>olicy name are included in this response.</w:t>
      </w:r>
    </w:p>
    <w:p w14:paraId="7DCDE8C1" w14:textId="77777777" w:rsidR="001C4C20" w:rsidRDefault="001C4C20" w:rsidP="000347E2">
      <w:pPr>
        <w:rPr>
          <w:rFonts w:asciiTheme="minorHAnsi" w:hAnsiTheme="minorHAnsi" w:cstheme="minorHAnsi"/>
        </w:rPr>
      </w:pPr>
      <w:r>
        <w:rPr>
          <w:rFonts w:asciiTheme="minorHAnsi" w:hAnsiTheme="minorHAnsi" w:cstheme="minorHAnsi"/>
        </w:rPr>
        <w:br w:type="page"/>
      </w:r>
    </w:p>
    <w:p w14:paraId="36DA71C4" w14:textId="120C52B7" w:rsidR="009E0AFA" w:rsidRPr="00830F14" w:rsidRDefault="00354735" w:rsidP="000347E2">
      <w:pPr>
        <w:rPr>
          <w:rFonts w:asciiTheme="minorHAnsi" w:hAnsiTheme="minorHAnsi" w:cstheme="minorHAnsi"/>
        </w:rPr>
      </w:pPr>
      <w:r>
        <w:rPr>
          <w:rFonts w:asciiTheme="minorHAnsi" w:hAnsiTheme="minorHAnsi" w:cstheme="minorHAnsi"/>
          <w:noProof/>
        </w:rPr>
        <w:lastRenderedPageBreak/>
        <w:drawing>
          <wp:inline distT="0" distB="0" distL="0" distR="0" wp14:anchorId="2425AAD5" wp14:editId="1F367C2F">
            <wp:extent cx="6492240" cy="254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6">
                      <a:extLst>
                        <a:ext uri="{28A0092B-C50C-407E-A947-70E740481C1C}">
                          <a14:useLocalDpi xmlns:a14="http://schemas.microsoft.com/office/drawing/2010/main" val="0"/>
                        </a:ext>
                      </a:extLst>
                    </a:blip>
                    <a:stretch>
                      <a:fillRect/>
                    </a:stretch>
                  </pic:blipFill>
                  <pic:spPr>
                    <a:xfrm>
                      <a:off x="0" y="0"/>
                      <a:ext cx="6492240" cy="254000"/>
                    </a:xfrm>
                    <a:prstGeom prst="rect">
                      <a:avLst/>
                    </a:prstGeom>
                  </pic:spPr>
                </pic:pic>
              </a:graphicData>
            </a:graphic>
          </wp:inline>
        </w:drawing>
      </w:r>
    </w:p>
    <w:p w14:paraId="7F5CA63C" w14:textId="77777777" w:rsidR="00354735" w:rsidRPr="00E120FE" w:rsidRDefault="00354735" w:rsidP="00354735">
      <w:pPr>
        <w:rPr>
          <w:rFonts w:asciiTheme="minorHAnsi" w:hAnsiTheme="minorHAnsi" w:cstheme="minorHAnsi"/>
          <w:i/>
          <w:iCs/>
          <w:color w:val="7030A0"/>
          <w:sz w:val="15"/>
          <w:szCs w:val="15"/>
        </w:rPr>
      </w:pPr>
      <w:r w:rsidRPr="00E120FE">
        <w:rPr>
          <w:rFonts w:asciiTheme="minorHAnsi" w:hAnsiTheme="minorHAnsi" w:cstheme="minorHAnsi"/>
          <w:i/>
          <w:iCs/>
          <w:color w:val="7030A0"/>
          <w:sz w:val="15"/>
          <w:szCs w:val="15"/>
        </w:rPr>
        <w:t>Response Body</w:t>
      </w:r>
    </w:p>
    <w:p w14:paraId="4FFF3060"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w:t>
      </w:r>
    </w:p>
    <w:p w14:paraId="0BEFC153"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07D836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"id"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1059916324374423</w:t>
      </w:r>
      <w:r w:rsidRPr="00BC2DA4">
        <w:rPr>
          <w:rStyle w:val="HTMLCode"/>
          <w:rFonts w:ascii="Cordia New" w:hAnsi="Cordia New" w:cs="Cordia New" w:hint="cs"/>
          <w:b/>
          <w:bCs/>
          <w:color w:val="FFFFFF"/>
          <w:sz w:val="18"/>
          <w:szCs w:val="18"/>
        </w:rPr>
        <w:t>,</w:t>
      </w:r>
    </w:p>
    <w:p w14:paraId="0CB3037E"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create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"2021-12-13T15:37:55.000+0000"</w:t>
      </w:r>
      <w:r w:rsidRPr="00BC2DA4">
        <w:rPr>
          <w:rStyle w:val="HTMLCode"/>
          <w:rFonts w:ascii="Cordia New" w:hAnsi="Cordia New" w:cs="Cordia New" w:hint="cs"/>
          <w:b/>
          <w:bCs/>
          <w:color w:val="FFFFFF"/>
          <w:sz w:val="18"/>
          <w:szCs w:val="18"/>
        </w:rPr>
        <w:t>,</w:t>
      </w:r>
    </w:p>
    <w:p w14:paraId="4A99BAEF"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update</w:t>
      </w:r>
      <w:proofErr w:type="gramEnd"/>
      <w:r w:rsidRPr="00BC2DA4">
        <w:rPr>
          <w:rStyle w:val="hljs-attr"/>
          <w:rFonts w:ascii="Cordia New" w:hAnsi="Cordia New" w:cs="Cordia New" w:hint="cs"/>
          <w:b/>
          <w:bCs/>
          <w:color w:val="FFFFFF"/>
          <w:sz w:val="18"/>
          <w:szCs w:val="18"/>
        </w:rPr>
        <w:t>_time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"2022-01-06T20:29:15.000+0000"</w:t>
      </w:r>
      <w:r w:rsidRPr="00BC2DA4">
        <w:rPr>
          <w:rStyle w:val="HTMLCode"/>
          <w:rFonts w:ascii="Cordia New" w:hAnsi="Cordia New" w:cs="Cordia New" w:hint="cs"/>
          <w:b/>
          <w:bCs/>
          <w:color w:val="FFFFFF"/>
          <w:sz w:val="18"/>
          <w:szCs w:val="18"/>
        </w:rPr>
        <w:t>,</w:t>
      </w:r>
    </w:p>
    <w:p w14:paraId="06A54B94"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org</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0</w:t>
      </w:r>
      <w:r w:rsidRPr="00BC2DA4">
        <w:rPr>
          <w:rStyle w:val="HTMLCode"/>
          <w:rFonts w:ascii="Cordia New" w:hAnsi="Cordia New" w:cs="Cordia New" w:hint="cs"/>
          <w:b/>
          <w:bCs/>
          <w:color w:val="FFFFFF"/>
          <w:sz w:val="18"/>
          <w:szCs w:val="18"/>
        </w:rPr>
        <w:t>,</w:t>
      </w:r>
    </w:p>
    <w:p w14:paraId="0E511DB2"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_id</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D36363"/>
          <w:sz w:val="18"/>
          <w:szCs w:val="18"/>
        </w:rPr>
        <w:t>1059916324374274</w:t>
      </w:r>
      <w:r w:rsidRPr="00BC2DA4">
        <w:rPr>
          <w:rStyle w:val="HTMLCode"/>
          <w:rFonts w:ascii="Cordia New" w:hAnsi="Cordia New" w:cs="Cordia New" w:hint="cs"/>
          <w:b/>
          <w:bCs/>
          <w:color w:val="FFFFFF"/>
          <w:sz w:val="18"/>
          <w:szCs w:val="18"/>
        </w:rPr>
        <w:t>,</w:t>
      </w:r>
    </w:p>
    <w:p w14:paraId="58ED0097"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policy</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JB_Lab</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173C934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w:t>
      </w:r>
      <w:proofErr w:type="spellStart"/>
      <w:proofErr w:type="gramStart"/>
      <w:r w:rsidRPr="00BC2DA4">
        <w:rPr>
          <w:rStyle w:val="hljs-attr"/>
          <w:rFonts w:ascii="Cordia New" w:hAnsi="Cordia New" w:cs="Cordia New" w:hint="cs"/>
          <w:b/>
          <w:bCs/>
          <w:color w:val="FFFFFF"/>
          <w:sz w:val="18"/>
          <w:szCs w:val="18"/>
        </w:rPr>
        <w:t>ssid</w:t>
      </w:r>
      <w:proofErr w:type="gramEnd"/>
      <w:r w:rsidRPr="00BC2DA4">
        <w:rPr>
          <w:rStyle w:val="hljs-attr"/>
          <w:rFonts w:ascii="Cordia New" w:hAnsi="Cordia New" w:cs="Cordia New" w:hint="cs"/>
          <w:b/>
          <w:bCs/>
          <w:color w:val="FFFFFF"/>
          <w:sz w:val="18"/>
          <w:szCs w:val="18"/>
        </w:rPr>
        <w:t>_name</w:t>
      </w:r>
      <w:proofErr w:type="spellEnd"/>
      <w:r w:rsidRPr="00BC2DA4">
        <w:rPr>
          <w:rStyle w:val="hljs-attr"/>
          <w:rFonts w:ascii="Cordia New" w:hAnsi="Cordia New" w:cs="Cordia New" w:hint="cs"/>
          <w:b/>
          <w:bCs/>
          <w:color w:val="FFFFFF"/>
          <w:sz w:val="18"/>
          <w:szCs w:val="18"/>
        </w:rPr>
        <w:t>"</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A2FCA2"/>
          <w:sz w:val="18"/>
          <w:szCs w:val="18"/>
        </w:rPr>
        <w:t>"</w:t>
      </w:r>
      <w:proofErr w:type="spellStart"/>
      <w:r w:rsidRPr="00BC2DA4">
        <w:rPr>
          <w:rStyle w:val="HTMLCode"/>
          <w:rFonts w:ascii="Cordia New" w:hAnsi="Cordia New" w:cs="Cordia New" w:hint="cs"/>
          <w:b/>
          <w:bCs/>
          <w:color w:val="A2FCA2"/>
          <w:sz w:val="18"/>
          <w:szCs w:val="18"/>
        </w:rPr>
        <w:t>PCG_Test</w:t>
      </w:r>
      <w:proofErr w:type="spellEnd"/>
      <w:r w:rsidRPr="00BC2DA4">
        <w:rPr>
          <w:rStyle w:val="HTMLCode"/>
          <w:rFonts w:ascii="Cordia New" w:hAnsi="Cordia New" w:cs="Cordia New" w:hint="cs"/>
          <w:b/>
          <w:bCs/>
          <w:color w:val="A2FCA2"/>
          <w:sz w:val="18"/>
          <w:szCs w:val="18"/>
        </w:rPr>
        <w:t>"</w:t>
      </w:r>
      <w:r w:rsidRPr="00BC2DA4">
        <w:rPr>
          <w:rStyle w:val="HTMLCode"/>
          <w:rFonts w:ascii="Cordia New" w:hAnsi="Cordia New" w:cs="Cordia New" w:hint="cs"/>
          <w:b/>
          <w:bCs/>
          <w:color w:val="FFFFFF"/>
          <w:sz w:val="18"/>
          <w:szCs w:val="18"/>
        </w:rPr>
        <w:t>,</w:t>
      </w:r>
    </w:p>
    <w:p w14:paraId="09EAA5EC"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"enabled"</w:t>
      </w:r>
      <w:r w:rsidRPr="00BC2DA4">
        <w:rPr>
          <w:rStyle w:val="HTMLCode"/>
          <w:rFonts w:ascii="Cordia New" w:hAnsi="Cordia New" w:cs="Cordia New" w:hint="cs"/>
          <w:b/>
          <w:bCs/>
          <w:color w:val="FFFFFF"/>
          <w:sz w:val="18"/>
          <w:szCs w:val="18"/>
        </w:rPr>
        <w:t xml:space="preserve">: </w:t>
      </w:r>
      <w:r w:rsidRPr="00BC2DA4">
        <w:rPr>
          <w:rStyle w:val="HTMLCode"/>
          <w:rFonts w:ascii="Cordia New" w:hAnsi="Cordia New" w:cs="Cordia New" w:hint="cs"/>
          <w:b/>
          <w:bCs/>
          <w:color w:val="FCC28C"/>
          <w:sz w:val="18"/>
          <w:szCs w:val="18"/>
        </w:rPr>
        <w:t>true</w:t>
      </w:r>
      <w:r w:rsidRPr="00BC2DA4">
        <w:rPr>
          <w:rStyle w:val="HTMLCode"/>
          <w:rFonts w:ascii="Cordia New" w:hAnsi="Cordia New" w:cs="Cordia New" w:hint="cs"/>
          <w:b/>
          <w:bCs/>
          <w:color w:val="FFFFFF"/>
          <w:sz w:val="18"/>
          <w:szCs w:val="18"/>
        </w:rPr>
        <w:t>,</w:t>
      </w:r>
    </w:p>
    <w:p w14:paraId="09EBF8C6" w14:textId="77777777" w:rsidR="00354735" w:rsidRPr="00BC2DA4" w:rsidRDefault="00354735" w:rsidP="00354735">
      <w:pPr>
        <w:pStyle w:val="HTMLPreformatted"/>
        <w:shd w:val="clear" w:color="auto" w:fill="333333"/>
        <w:rPr>
          <w:rStyle w:val="HTMLCode"/>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r w:rsidRPr="00BC2DA4">
        <w:rPr>
          <w:rStyle w:val="hljs-attr"/>
          <w:rFonts w:ascii="Cordia New" w:hAnsi="Cordia New" w:cs="Cordia New" w:hint="cs"/>
          <w:b/>
          <w:bCs/>
          <w:color w:val="FFFFFF"/>
          <w:sz w:val="18"/>
          <w:szCs w:val="18"/>
        </w:rPr>
        <w:t>"users"</w:t>
      </w:r>
      <w:r w:rsidRPr="00BC2DA4">
        <w:rPr>
          <w:rStyle w:val="HTMLCode"/>
          <w:rFonts w:ascii="Cordia New" w:hAnsi="Cordia New" w:cs="Cordia New" w:hint="cs"/>
          <w:b/>
          <w:bCs/>
          <w:color w:val="FFFFFF"/>
          <w:sz w:val="18"/>
          <w:szCs w:val="18"/>
        </w:rPr>
        <w:t>: [</w:t>
      </w:r>
    </w:p>
    <w:p w14:paraId="3CB37396" w14:textId="77777777" w:rsidR="00354735" w:rsidRPr="00BC2DA4" w:rsidRDefault="00354735" w:rsidP="00354735">
      <w:pPr>
        <w:pStyle w:val="HTMLPreformatted"/>
        <w:shd w:val="clear" w:color="auto" w:fill="333333"/>
        <w:rPr>
          <w:rFonts w:ascii="Cordia New" w:hAnsi="Cordia New" w:cs="Cordia New"/>
          <w:b/>
          <w:bCs/>
          <w:color w:val="FFFFFF"/>
          <w:sz w:val="18"/>
          <w:szCs w:val="18"/>
        </w:rPr>
      </w:pPr>
      <w:r w:rsidRPr="00BC2DA4">
        <w:rPr>
          <w:rStyle w:val="HTMLCode"/>
          <w:rFonts w:ascii="Cordia New" w:hAnsi="Cordia New" w:cs="Cordia New" w:hint="cs"/>
          <w:b/>
          <w:bCs/>
          <w:color w:val="FFFFFF"/>
          <w:sz w:val="18"/>
          <w:szCs w:val="18"/>
        </w:rPr>
        <w:t xml:space="preserve">      {</w:t>
      </w:r>
    </w:p>
    <w:p w14:paraId="5CB40B34" w14:textId="1CD8FCD6" w:rsidR="007E58BF" w:rsidRDefault="007E58BF" w:rsidP="000347E2"/>
    <w:p w14:paraId="4B6867FF" w14:textId="77777777" w:rsidR="007A10A6" w:rsidRDefault="007A10A6" w:rsidP="000347E2"/>
    <w:p w14:paraId="1E0AA509" w14:textId="4EF71A6D" w:rsidR="0050739B" w:rsidRPr="0050739B" w:rsidRDefault="00230B1B" w:rsidP="0050739B">
      <w:pPr>
        <w:pStyle w:val="Heading1"/>
      </w:pPr>
      <w:bookmarkStart w:id="64" w:name="_Toc87020367"/>
      <w:bookmarkStart w:id="65" w:name="_Toc92701416"/>
      <w:r>
        <w:t>Running the Script:</w:t>
      </w:r>
      <w:bookmarkEnd w:id="64"/>
      <w:bookmarkEnd w:id="65"/>
    </w:p>
    <w:p w14:paraId="7116496A" w14:textId="57579C6D" w:rsidR="0050739B" w:rsidRPr="00830F14" w:rsidRDefault="0050739B" w:rsidP="00230B1B">
      <w:pPr>
        <w:rPr>
          <w:rFonts w:asciiTheme="minorHAnsi" w:hAnsiTheme="minorHAnsi" w:cstheme="minorHAnsi"/>
        </w:rPr>
      </w:pPr>
      <w:r w:rsidRPr="00830F14">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0C4F1064" wp14:editId="383450F9">
                <wp:simplePos x="0" y="0"/>
                <wp:positionH relativeFrom="column">
                  <wp:posOffset>384431</wp:posOffset>
                </wp:positionH>
                <wp:positionV relativeFrom="paragraph">
                  <wp:posOffset>173365</wp:posOffset>
                </wp:positionV>
                <wp:extent cx="1555916" cy="243840"/>
                <wp:effectExtent l="0" t="0" r="19050" b="10160"/>
                <wp:wrapNone/>
                <wp:docPr id="8" name="Text Box 8"/>
                <wp:cNvGraphicFramePr/>
                <a:graphic xmlns:a="http://schemas.openxmlformats.org/drawingml/2006/main">
                  <a:graphicData uri="http://schemas.microsoft.com/office/word/2010/wordprocessingShape">
                    <wps:wsp>
                      <wps:cNvSpPr txBox="1"/>
                      <wps:spPr>
                        <a:xfrm>
                          <a:off x="0" y="0"/>
                          <a:ext cx="1555916" cy="243840"/>
                        </a:xfrm>
                        <a:prstGeom prst="rect">
                          <a:avLst/>
                        </a:prstGeom>
                        <a:solidFill>
                          <a:schemeClr val="lt1"/>
                        </a:solidFill>
                        <a:ln w="6350">
                          <a:solidFill>
                            <a:prstClr val="black"/>
                          </a:solidFill>
                        </a:ln>
                      </wps:spPr>
                      <wps:txbx>
                        <w:txbxContent>
                          <w:p w14:paraId="7F0B4983" w14:textId="46B667BF" w:rsidR="0050739B" w:rsidRPr="00945E63" w:rsidRDefault="0050739B" w:rsidP="0050739B">
                            <w:pPr>
                              <w:rPr>
                                <w:rFonts w:ascii="Apple Braille" w:hAnsi="Apple Braille"/>
                                <w:sz w:val="16"/>
                                <w:szCs w:val="16"/>
                              </w:rPr>
                            </w:pPr>
                            <w:r w:rsidRPr="00945E63">
                              <w:rPr>
                                <w:rFonts w:ascii="Apple Braille" w:hAnsi="Apple Braille"/>
                                <w:sz w:val="16"/>
                                <w:szCs w:val="16"/>
                              </w:rPr>
                              <w:t>Python3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24C671C5">
              <v:shape id="Text Box 8" style="position:absolute;margin-left:30.25pt;margin-top:13.65pt;width:122.5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4"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" w14:anchorId="0C4F1064">
                <v:textbox>
                  <w:txbxContent>
                    <w:p w:rsidRPr="00945E63" w:rsidR="0050739B" w:rsidP="0050739B" w:rsidRDefault="0050739B" w14:paraId="639BF1FC" w14:textId="46B667BF">
                      <w:pPr>
                        <w:rPr>
                          <w:rFonts w:ascii="Apple Braille" w:hAnsi="Apple Braille"/>
                          <w:sz w:val="16"/>
                          <w:szCs w:val="16"/>
                        </w:rPr>
                      </w:pPr>
                      <w:r w:rsidRPr="00945E63">
                        <w:rPr>
                          <w:rFonts w:ascii="Apple Braille" w:hAnsi="Apple Braille"/>
                          <w:sz w:val="16"/>
                          <w:szCs w:val="16"/>
                        </w:rPr>
                        <w:t>Python3 XIQ-AD-PPSK-Sync.py</w:t>
                      </w:r>
                    </w:p>
                  </w:txbxContent>
                </v:textbox>
              </v:shape>
            </w:pict>
          </mc:Fallback>
        </mc:AlternateContent>
      </w:r>
      <w:r w:rsidRPr="00830F14">
        <w:rPr>
          <w:rFonts w:asciiTheme="minorHAnsi" w:hAnsiTheme="minorHAnsi" w:cstheme="minorHAnsi"/>
        </w:rPr>
        <w:t>To run the script, open the terminal</w:t>
      </w:r>
      <w:r w:rsidR="00CD6500">
        <w:rPr>
          <w:rFonts w:cstheme="minorHAnsi"/>
        </w:rPr>
        <w:t xml:space="preserve"> (PowerShell</w:t>
      </w:r>
      <w:r w:rsidR="00277741">
        <w:rPr>
          <w:rFonts w:cstheme="minorHAnsi"/>
        </w:rPr>
        <w:t xml:space="preserve"> for Windows)</w:t>
      </w:r>
      <w:r w:rsidRPr="00830F14">
        <w:rPr>
          <w:rFonts w:asciiTheme="minorHAnsi" w:hAnsiTheme="minorHAnsi" w:cstheme="minorHAnsi"/>
        </w:rPr>
        <w:t xml:space="preserve"> to the location of the script and run:</w:t>
      </w:r>
    </w:p>
    <w:p w14:paraId="2D412C58" w14:textId="384EEB95" w:rsidR="0050739B" w:rsidRDefault="0050739B" w:rsidP="00230B1B"/>
    <w:p w14:paraId="6857F637" w14:textId="20203D7F" w:rsidR="00924A23" w:rsidRDefault="00FF3AF4" w:rsidP="00230B1B">
      <w:r w:rsidRPr="00830F14">
        <w:rPr>
          <w:rFonts w:asciiTheme="minorHAnsi" w:hAnsiTheme="minorHAnsi" w:cstheme="minorHAnsi"/>
          <w:noProof/>
        </w:rPr>
        <mc:AlternateContent>
          <mc:Choice Requires="wps">
            <w:drawing>
              <wp:anchor distT="0" distB="0" distL="114300" distR="114300" simplePos="0" relativeHeight="251716608" behindDoc="0" locked="0" layoutInCell="1" allowOverlap="1" wp14:anchorId="360451F4" wp14:editId="3C60DAD7">
                <wp:simplePos x="0" y="0"/>
                <wp:positionH relativeFrom="column">
                  <wp:posOffset>2854484</wp:posOffset>
                </wp:positionH>
                <wp:positionV relativeFrom="paragraph">
                  <wp:posOffset>149225</wp:posOffset>
                </wp:positionV>
                <wp:extent cx="1752201" cy="243840"/>
                <wp:effectExtent l="0" t="0" r="13335" b="10160"/>
                <wp:wrapNone/>
                <wp:docPr id="38" name="Text Box 38"/>
                <wp:cNvGraphicFramePr/>
                <a:graphic xmlns:a="http://schemas.openxmlformats.org/drawingml/2006/main">
                  <a:graphicData uri="http://schemas.microsoft.com/office/word/2010/wordprocessingShape">
                    <wps:wsp>
                      <wps:cNvSpPr txBox="1"/>
                      <wps:spPr>
                        <a:xfrm>
                          <a:off x="0" y="0"/>
                          <a:ext cx="1752201" cy="243840"/>
                        </a:xfrm>
                        <a:prstGeom prst="rect">
                          <a:avLst/>
                        </a:prstGeom>
                        <a:solidFill>
                          <a:schemeClr val="lt1"/>
                        </a:solidFill>
                        <a:ln w="6350">
                          <a:solidFill>
                            <a:prstClr val="black"/>
                          </a:solidFill>
                        </a:ln>
                      </wps:spPr>
                      <wps:txbx>
                        <w:txbxContent>
                          <w:p w14:paraId="672E7BA8" w14:textId="739F0226" w:rsidR="00924A23" w:rsidRPr="00945E63" w:rsidRDefault="00FF3AF4" w:rsidP="00924A23">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00924A23" w:rsidRPr="00945E63">
                              <w:rPr>
                                <w:rFonts w:ascii="Apple Braille" w:hAnsi="Apple Braille"/>
                                <w:sz w:val="16"/>
                                <w:szCs w:val="16"/>
                              </w:rPr>
                              <w:t xml:space="preserve"> 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311E7803">
              <v:shape id="Text Box 38" style="position:absolute;margin-left:224.75pt;margin-top:11.75pt;width:137.95pt;height:19.2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5"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" w14:anchorId="360451F4">
                <v:textbox>
                  <w:txbxContent>
                    <w:p w:rsidRPr="00945E63" w:rsidR="00924A23" w:rsidP="00924A23" w:rsidRDefault="00FF3AF4" w14:paraId="2BCCEA6F" w14:textId="739F0226">
                      <w:pPr>
                        <w:rPr>
                          <w:rFonts w:ascii="Apple Braille" w:hAnsi="Apple Braille"/>
                          <w:sz w:val="16"/>
                          <w:szCs w:val="16"/>
                        </w:rPr>
                      </w:pPr>
                      <w:proofErr w:type="spellStart"/>
                      <w:r>
                        <w:rPr>
                          <w:rFonts w:ascii="Cambria" w:hAnsi="Cambria"/>
                          <w:sz w:val="16"/>
                          <w:szCs w:val="16"/>
                        </w:rPr>
                        <w:t>c</w:t>
                      </w:r>
                      <w:r w:rsidR="00AA23AE">
                        <w:rPr>
                          <w:rFonts w:ascii="Cambria" w:hAnsi="Cambria"/>
                          <w:sz w:val="16"/>
                          <w:szCs w:val="16"/>
                        </w:rPr>
                        <w:t>hmod</w:t>
                      </w:r>
                      <w:proofErr w:type="spellEnd"/>
                      <w:r w:rsidR="00AA23AE">
                        <w:rPr>
                          <w:rFonts w:ascii="Cambria" w:hAnsi="Cambria"/>
                          <w:sz w:val="16"/>
                          <w:szCs w:val="16"/>
                        </w:rPr>
                        <w:t xml:space="preserve"> +x</w:t>
                      </w:r>
                      <w:r w:rsidRPr="00945E63" w:rsidR="00924A23">
                        <w:rPr>
                          <w:rFonts w:ascii="Apple Braille" w:hAnsi="Apple Braille"/>
                          <w:sz w:val="16"/>
                          <w:szCs w:val="16"/>
                        </w:rPr>
                        <w:t xml:space="preserve"> XIQ-AD-PPSK-Sync.py</w:t>
                      </w:r>
                    </w:p>
                  </w:txbxContent>
                </v:textbox>
              </v:shape>
            </w:pict>
          </mc:Fallback>
        </mc:AlternateContent>
      </w:r>
    </w:p>
    <w:p w14:paraId="46B09523" w14:textId="3610CC5A" w:rsidR="0050739B" w:rsidRPr="00FF3AF4" w:rsidRDefault="00924A23" w:rsidP="00230B1B">
      <w:pPr>
        <w:rPr>
          <w:color w:val="7030A0"/>
          <w:sz w:val="21"/>
          <w:szCs w:val="21"/>
        </w:rPr>
      </w:pPr>
      <w:r w:rsidRPr="00FF3AF4">
        <w:rPr>
          <w:color w:val="7030A0"/>
          <w:sz w:val="21"/>
          <w:szCs w:val="21"/>
        </w:rPr>
        <w:t xml:space="preserve">You can also make the script executable by running </w:t>
      </w:r>
    </w:p>
    <w:p w14:paraId="62FEDADA" w14:textId="6AB00D72" w:rsidR="00AA23AE" w:rsidRPr="00FF3AF4" w:rsidRDefault="00FF3AF4" w:rsidP="00230B1B">
      <w:pPr>
        <w:rPr>
          <w:color w:val="7030A0"/>
          <w:sz w:val="21"/>
          <w:szCs w:val="21"/>
        </w:rPr>
      </w:pPr>
      <w:r w:rsidRPr="00830F14">
        <w:rPr>
          <w:rFonts w:asciiTheme="minorHAnsi" w:hAnsiTheme="minorHAnsi" w:cstheme="minorHAnsi"/>
          <w:noProof/>
        </w:rPr>
        <mc:AlternateContent>
          <mc:Choice Requires="wps">
            <w:drawing>
              <wp:anchor distT="0" distB="0" distL="114300" distR="114300" simplePos="0" relativeHeight="251718656" behindDoc="0" locked="0" layoutInCell="1" allowOverlap="1" wp14:anchorId="5A00A33A" wp14:editId="1DCB9351">
                <wp:simplePos x="0" y="0"/>
                <wp:positionH relativeFrom="column">
                  <wp:posOffset>2168099</wp:posOffset>
                </wp:positionH>
                <wp:positionV relativeFrom="paragraph">
                  <wp:posOffset>17860</wp:posOffset>
                </wp:positionV>
                <wp:extent cx="1555750" cy="243840"/>
                <wp:effectExtent l="0" t="0" r="19050" b="10160"/>
                <wp:wrapNone/>
                <wp:docPr id="39" name="Text Box 39"/>
                <wp:cNvGraphicFramePr/>
                <a:graphic xmlns:a="http://schemas.openxmlformats.org/drawingml/2006/main">
                  <a:graphicData uri="http://schemas.microsoft.com/office/word/2010/wordprocessingShape">
                    <wps:wsp>
                      <wps:cNvSpPr txBox="1"/>
                      <wps:spPr>
                        <a:xfrm>
                          <a:off x="0" y="0"/>
                          <a:ext cx="1555750" cy="243840"/>
                        </a:xfrm>
                        <a:prstGeom prst="rect">
                          <a:avLst/>
                        </a:prstGeom>
                        <a:solidFill>
                          <a:schemeClr val="lt1"/>
                        </a:solidFill>
                        <a:ln w="6350">
                          <a:solidFill>
                            <a:prstClr val="black"/>
                          </a:solidFill>
                        </a:ln>
                      </wps:spPr>
                      <wps:txbx>
                        <w:txbxContent>
                          <w:p w14:paraId="7828040D" w14:textId="25262F42" w:rsidR="00AA23AE" w:rsidRPr="00945E63" w:rsidRDefault="00FF3AF4" w:rsidP="00AA23AE">
                            <w:pPr>
                              <w:rPr>
                                <w:rFonts w:ascii="Apple Braille" w:hAnsi="Apple Braille"/>
                                <w:sz w:val="16"/>
                                <w:szCs w:val="16"/>
                              </w:rPr>
                            </w:pPr>
                            <w:proofErr w:type="gramStart"/>
                            <w:r>
                              <w:rPr>
                                <w:rFonts w:ascii="Cambria" w:hAnsi="Cambria"/>
                                <w:sz w:val="16"/>
                                <w:szCs w:val="16"/>
                              </w:rPr>
                              <w:t>./</w:t>
                            </w:r>
                            <w:proofErr w:type="gramEnd"/>
                            <w:r w:rsidR="00AA23AE" w:rsidRPr="00945E63">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239F50F0">
              <v:shape id="Text Box 39" style="position:absolute;margin-left:170.7pt;margin-top:1.4pt;width:122.5pt;height:19.2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6"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" w14:anchorId="5A00A33A">
                <v:textbox>
                  <w:txbxContent>
                    <w:p w:rsidRPr="00945E63" w:rsidR="00AA23AE" w:rsidP="00AA23AE" w:rsidRDefault="00FF3AF4" w14:paraId="28A7BECF" w14:textId="25262F42">
                      <w:pPr>
                        <w:rPr>
                          <w:rFonts w:ascii="Apple Braille" w:hAnsi="Apple Braille"/>
                          <w:sz w:val="16"/>
                          <w:szCs w:val="16"/>
                        </w:rPr>
                      </w:pPr>
                      <w:r>
                        <w:rPr>
                          <w:rFonts w:ascii="Cambria" w:hAnsi="Cambria"/>
                          <w:sz w:val="16"/>
                          <w:szCs w:val="16"/>
                        </w:rPr>
                        <w:t>./</w:t>
                      </w:r>
                      <w:r w:rsidRPr="00945E63" w:rsidR="00AA23AE">
                        <w:rPr>
                          <w:rFonts w:ascii="Apple Braille" w:hAnsi="Apple Braille"/>
                          <w:sz w:val="16"/>
                          <w:szCs w:val="16"/>
                        </w:rPr>
                        <w:t>XIQ-AD-PPSK-Sync.py</w:t>
                      </w:r>
                    </w:p>
                  </w:txbxContent>
                </v:textbox>
              </v:shape>
            </w:pict>
          </mc:Fallback>
        </mc:AlternateContent>
      </w:r>
      <w:r w:rsidR="00AA23AE" w:rsidRPr="00FF3AF4">
        <w:rPr>
          <w:color w:val="7030A0"/>
          <w:sz w:val="21"/>
          <w:szCs w:val="21"/>
        </w:rPr>
        <w:t>Then you can run the script by typing</w:t>
      </w:r>
    </w:p>
    <w:p w14:paraId="268C871C" w14:textId="71B93EED" w:rsidR="00AA23AE" w:rsidRDefault="00AA23AE" w:rsidP="00230B1B"/>
    <w:p w14:paraId="2F394E0A" w14:textId="77777777" w:rsidR="00FF3AF4" w:rsidRDefault="00FF3AF4" w:rsidP="00230B1B"/>
    <w:p w14:paraId="278969AD" w14:textId="686D4F4D" w:rsidR="0050739B" w:rsidRPr="00830F14" w:rsidRDefault="0050739B" w:rsidP="00230B1B">
      <w:pPr>
        <w:rPr>
          <w:rFonts w:asciiTheme="minorHAnsi" w:hAnsiTheme="minorHAnsi" w:cstheme="minorHAnsi"/>
        </w:rPr>
      </w:pPr>
      <w:r w:rsidRPr="00830F14">
        <w:rPr>
          <w:rFonts w:asciiTheme="minorHAnsi" w:hAnsiTheme="minorHAnsi" w:cstheme="minorHAnsi"/>
        </w:rPr>
        <w:t xml:space="preserve">The script will print to the screen how many PPSK users were parsed and how many AD users were parsed. If there are any users in the list of AD users and not in the list of PPSK users, an API call will be made to create the PPSK user. The script will print </w:t>
      </w:r>
      <w:r w:rsidR="000E2125" w:rsidRPr="00830F14">
        <w:rPr>
          <w:rFonts w:asciiTheme="minorHAnsi" w:hAnsiTheme="minorHAnsi" w:cstheme="minorHAnsi"/>
        </w:rPr>
        <w:t xml:space="preserve">on the screen for each user it successfully creates. </w:t>
      </w:r>
    </w:p>
    <w:p w14:paraId="7A4B2B29" w14:textId="5AEE2F03" w:rsidR="000E2125" w:rsidRPr="000E2125" w:rsidRDefault="000E2125" w:rsidP="000E2125">
      <w:pPr>
        <w:shd w:val="clear" w:color="auto" w:fill="2D2D2D"/>
        <w:spacing w:line="270" w:lineRule="atLeast"/>
        <w:rPr>
          <w:rFonts w:ascii="Cordia New" w:hAnsi="Cordia New" w:cs="Cordia New"/>
          <w:color w:val="D3D0C8"/>
          <w:sz w:val="18"/>
          <w:szCs w:val="18"/>
        </w:rPr>
      </w:pPr>
      <w:r w:rsidRPr="000E2125">
        <w:rPr>
          <w:rFonts w:ascii="Cordia New" w:hAnsi="Cordia New" w:cs="Cordia New"/>
          <w:color w:val="D3D0C8"/>
          <w:sz w:val="18"/>
          <w:szCs w:val="18"/>
        </w:rPr>
        <w:t>successfully</w:t>
      </w:r>
      <w:r w:rsidRPr="000E2125">
        <w:rPr>
          <w:rFonts w:ascii="Cordia New" w:hAnsi="Cordia New" w:cs="Cordia New" w:hint="cs"/>
          <w:color w:val="D3D0C8"/>
          <w:sz w:val="18"/>
          <w:szCs w:val="18"/>
        </w:rPr>
        <w:t xml:space="preserve"> created PPSK user Tim Smith</w:t>
      </w:r>
    </w:p>
    <w:p w14:paraId="3ED76332" w14:textId="68054B2E" w:rsidR="000E2125" w:rsidRDefault="000E2125" w:rsidP="00230B1B"/>
    <w:p w14:paraId="2E2211A2" w14:textId="672873EF" w:rsidR="000E2125" w:rsidRPr="00830F14" w:rsidRDefault="000E2125" w:rsidP="00230B1B">
      <w:pPr>
        <w:rPr>
          <w:rFonts w:asciiTheme="minorHAnsi" w:hAnsiTheme="minorHAnsi" w:cstheme="minorHAnsi"/>
        </w:rPr>
      </w:pPr>
      <w:r w:rsidRPr="00830F14">
        <w:rPr>
          <w:rFonts w:asciiTheme="minorHAnsi" w:hAnsiTheme="minorHAnsi" w:cstheme="minorHAnsi"/>
        </w:rPr>
        <w:t>If there are any users in the list of PPSK users that are not in the list of AD users or in the list of disabled AD users, an API call will be made to delete the PPSK user. The script will print on the screen for each user it successfully deletes.</w:t>
      </w:r>
      <w:r w:rsidR="00946B9B" w:rsidRPr="00830F14">
        <w:rPr>
          <w:rFonts w:asciiTheme="minorHAnsi" w:hAnsiTheme="minorHAnsi" w:cstheme="minorHAnsi"/>
        </w:rPr>
        <w:t xml:space="preserve"> – This will be the email address of the user.</w:t>
      </w:r>
    </w:p>
    <w:p w14:paraId="6BA433CB" w14:textId="77777777" w:rsidR="000E2125" w:rsidRPr="000E2125" w:rsidRDefault="000E2125" w:rsidP="000E2125">
      <w:pPr>
        <w:shd w:val="clear" w:color="auto" w:fill="2D2D2D"/>
        <w:spacing w:line="270" w:lineRule="atLeast"/>
        <w:rPr>
          <w:rFonts w:ascii="Cordia New" w:hAnsi="Cordia New" w:cs="Cordia New"/>
          <w:color w:val="D3D0C8"/>
          <w:sz w:val="18"/>
          <w:szCs w:val="18"/>
        </w:rPr>
      </w:pPr>
      <w:r w:rsidRPr="000E2125">
        <w:rPr>
          <w:rFonts w:ascii="Cordia New" w:hAnsi="Cordia New" w:cs="Cordia New" w:hint="cs"/>
          <w:color w:val="D3D0C8"/>
          <w:sz w:val="18"/>
          <w:szCs w:val="18"/>
        </w:rPr>
        <w:t xml:space="preserve">User </w:t>
      </w:r>
      <w:r w:rsidRPr="00946B9B">
        <w:rPr>
          <w:rFonts w:ascii="Cordia New" w:hAnsi="Cordia New" w:cs="Cordia New" w:hint="cs"/>
          <w:color w:val="D3D0C8"/>
          <w:sz w:val="18"/>
          <w:szCs w:val="18"/>
          <w14:glow w14:rad="160274">
            <w14:schemeClr w14:val="accent3">
              <w14:satMod w14:val="175000"/>
            </w14:schemeClr>
          </w14:glow>
          <w14:textFill>
            <w14:solidFill>
              <w14:srgbClr w14:val="D3D0C8">
                <w14:alpha w14:val="96781"/>
              </w14:srgbClr>
            </w14:solidFill>
          </w14:textFill>
        </w:rPr>
        <w:t>timjsmith24@gmail.com</w:t>
      </w:r>
      <w:r w:rsidRPr="00946B9B">
        <w:rPr>
          <w:rFonts w:ascii="Cordia New" w:hAnsi="Cordia New" w:cs="Cordia New" w:hint="cs"/>
          <w:color w:val="D3D0C8"/>
          <w:sz w:val="18"/>
          <w:szCs w:val="18"/>
          <w14:textFill>
            <w14:solidFill>
              <w14:srgbClr w14:val="D3D0C8">
                <w14:alpha w14:val="96781"/>
              </w14:srgbClr>
            </w14:solidFill>
          </w14:textFill>
        </w:rPr>
        <w:t xml:space="preserve"> </w:t>
      </w:r>
      <w:r w:rsidRPr="000E2125">
        <w:rPr>
          <w:rFonts w:ascii="Cordia New" w:hAnsi="Cordia New" w:cs="Cordia New" w:hint="cs"/>
          <w:color w:val="D3D0C8"/>
          <w:sz w:val="18"/>
          <w:szCs w:val="18"/>
        </w:rPr>
        <w:t>was successfully deleted.</w:t>
      </w:r>
    </w:p>
    <w:p w14:paraId="05B84B45" w14:textId="15F47D0E" w:rsidR="000E2125" w:rsidRDefault="000E2125" w:rsidP="00230B1B"/>
    <w:p w14:paraId="5F6E44C5" w14:textId="3593803D" w:rsidR="00946B9B" w:rsidRPr="00830F14" w:rsidRDefault="00946B9B" w:rsidP="00230B1B">
      <w:pPr>
        <w:rPr>
          <w:rFonts w:asciiTheme="minorHAnsi" w:hAnsiTheme="minorHAnsi" w:cstheme="minorHAnsi"/>
        </w:rPr>
      </w:pPr>
      <w:r w:rsidRPr="00830F14">
        <w:rPr>
          <w:rFonts w:asciiTheme="minorHAnsi" w:hAnsiTheme="minorHAnsi" w:cstheme="minorHAnsi"/>
        </w:rPr>
        <w:t>The AD user needs to have an email address assigned or the PPSK user will not be created. A message will print on the screen.</w:t>
      </w:r>
    </w:p>
    <w:p w14:paraId="422F5A53" w14:textId="1AC0AFED" w:rsidR="00946B9B" w:rsidRPr="00946B9B" w:rsidRDefault="00946B9B" w:rsidP="00946B9B">
      <w:pPr>
        <w:shd w:val="clear" w:color="auto" w:fill="2D2D2D"/>
        <w:spacing w:line="270" w:lineRule="atLeast"/>
        <w:rPr>
          <w:rFonts w:ascii="Cordia New" w:hAnsi="Cordia New" w:cs="Cordia New"/>
          <w:color w:val="D3D0C8"/>
          <w:sz w:val="18"/>
          <w:szCs w:val="18"/>
        </w:rPr>
      </w:pPr>
      <w:r w:rsidRPr="00946B9B">
        <w:rPr>
          <w:rFonts w:ascii="Cordia New" w:hAnsi="Cordia New" w:cs="Cordia New" w:hint="cs"/>
          <w:color w:val="D3D0C8"/>
          <w:sz w:val="18"/>
          <w:szCs w:val="18"/>
        </w:rPr>
        <w:t xml:space="preserve">User </w:t>
      </w:r>
      <w:r w:rsidR="001F5635">
        <w:rPr>
          <w:rFonts w:ascii="Cordia New" w:hAnsi="Cordia New" w:cs="Cordia New"/>
          <w:color w:val="D3D0C8"/>
          <w:sz w:val="18"/>
          <w:szCs w:val="18"/>
        </w:rPr>
        <w:t>Sega</w:t>
      </w:r>
      <w:r w:rsidRPr="00946B9B">
        <w:rPr>
          <w:rFonts w:ascii="Cordia New" w:hAnsi="Cordia New" w:cs="Cordia New" w:hint="cs"/>
          <w:color w:val="D3D0C8"/>
          <w:sz w:val="18"/>
          <w:szCs w:val="18"/>
        </w:rPr>
        <w:t xml:space="preserve"> Smith doesn't have a</w:t>
      </w:r>
      <w:r>
        <w:rPr>
          <w:rFonts w:ascii="Cordia New" w:hAnsi="Cordia New" w:cs="Cordia New"/>
          <w:color w:val="D3D0C8"/>
          <w:sz w:val="18"/>
          <w:szCs w:val="18"/>
        </w:rPr>
        <w:t>n</w:t>
      </w:r>
      <w:r w:rsidRPr="00946B9B">
        <w:rPr>
          <w:rFonts w:ascii="Cordia New" w:hAnsi="Cordia New" w:cs="Cordia New" w:hint="cs"/>
          <w:color w:val="D3D0C8"/>
          <w:sz w:val="18"/>
          <w:szCs w:val="18"/>
        </w:rPr>
        <w:t xml:space="preserve"> email set and will not be created in </w:t>
      </w:r>
      <w:proofErr w:type="spellStart"/>
      <w:r w:rsidRPr="00946B9B">
        <w:rPr>
          <w:rFonts w:ascii="Cordia New" w:hAnsi="Cordia New" w:cs="Cordia New" w:hint="cs"/>
          <w:color w:val="D3D0C8"/>
          <w:sz w:val="18"/>
          <w:szCs w:val="18"/>
        </w:rPr>
        <w:t>xiq</w:t>
      </w:r>
      <w:proofErr w:type="spellEnd"/>
    </w:p>
    <w:p w14:paraId="76AB61D3" w14:textId="7F02127E" w:rsidR="00946B9B" w:rsidRDefault="00946B9B" w:rsidP="00230B1B"/>
    <w:p w14:paraId="0D8C5C05" w14:textId="729D775C" w:rsidR="001F5635" w:rsidRDefault="001F5635" w:rsidP="001F5635">
      <w:pPr>
        <w:pStyle w:val="Heading2"/>
      </w:pPr>
      <w:bookmarkStart w:id="66" w:name="_Toc92701417"/>
      <w:r>
        <w:rPr>
          <w:rFonts w:hint="cs"/>
          <w:noProof/>
        </w:rPr>
        <w:lastRenderedPageBreak/>
        <w:drawing>
          <wp:anchor distT="0" distB="0" distL="114300" distR="114300" simplePos="0" relativeHeight="251668480" behindDoc="1" locked="0" layoutInCell="1" allowOverlap="1" wp14:anchorId="7437A0FC" wp14:editId="2A3AE418">
            <wp:simplePos x="0" y="0"/>
            <wp:positionH relativeFrom="column">
              <wp:posOffset>2854325</wp:posOffset>
            </wp:positionH>
            <wp:positionV relativeFrom="paragraph">
              <wp:posOffset>154305</wp:posOffset>
            </wp:positionV>
            <wp:extent cx="3422650" cy="2060575"/>
            <wp:effectExtent l="0" t="0" r="0" b="0"/>
            <wp:wrapTight wrapText="bothSides">
              <wp:wrapPolygon edited="0">
                <wp:start x="0" y="0"/>
                <wp:lineTo x="0" y="21434"/>
                <wp:lineTo x="21480" y="21434"/>
                <wp:lineTo x="21480" y="0"/>
                <wp:lineTo x="0" y="0"/>
              </wp:wrapPolygon>
            </wp:wrapTight>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22650" cy="2060575"/>
                    </a:xfrm>
                    <a:prstGeom prst="rect">
                      <a:avLst/>
                    </a:prstGeom>
                  </pic:spPr>
                </pic:pic>
              </a:graphicData>
            </a:graphic>
            <wp14:sizeRelH relativeFrom="page">
              <wp14:pctWidth>0</wp14:pctWidth>
            </wp14:sizeRelH>
            <wp14:sizeRelV relativeFrom="page">
              <wp14:pctHeight>0</wp14:pctHeight>
            </wp14:sizeRelV>
          </wp:anchor>
        </w:drawing>
      </w:r>
      <w:r>
        <w:t>Log File</w:t>
      </w:r>
      <w:bookmarkEnd w:id="66"/>
    </w:p>
    <w:p w14:paraId="32286D05" w14:textId="6293518E" w:rsidR="001F5635" w:rsidRPr="00830F14" w:rsidRDefault="001F5635" w:rsidP="001F5635">
      <w:pPr>
        <w:rPr>
          <w:rFonts w:asciiTheme="minorHAnsi" w:hAnsiTheme="minorHAnsi" w:cstheme="minorHAnsi"/>
        </w:rPr>
      </w:pPr>
      <w:r w:rsidRPr="00830F14">
        <w:rPr>
          <w:rFonts w:asciiTheme="minorHAnsi" w:hAnsiTheme="minorHAnsi" w:cstheme="minorHAnsi"/>
        </w:rPr>
        <w:t xml:space="preserve">Upon running the script, a log file will be created named XIQ-AD-PPSK-Sync.log. </w:t>
      </w:r>
      <w:r w:rsidR="00763826">
        <w:rPr>
          <w:rFonts w:cstheme="minorHAnsi"/>
        </w:rPr>
        <w:t xml:space="preserve">Additional runs of the script will append to this log file. </w:t>
      </w:r>
      <w:r w:rsidRPr="00830F14">
        <w:rPr>
          <w:rFonts w:asciiTheme="minorHAnsi" w:hAnsiTheme="minorHAnsi" w:cstheme="minorHAnsi"/>
        </w:rPr>
        <w:t>This file will contain this same information</w:t>
      </w:r>
      <w:r w:rsidR="00335D42">
        <w:rPr>
          <w:rFonts w:cstheme="minorHAnsi"/>
        </w:rPr>
        <w:t xml:space="preserve"> that prints to the screen</w:t>
      </w:r>
      <w:r w:rsidRPr="00830F14">
        <w:rPr>
          <w:rFonts w:asciiTheme="minorHAnsi" w:hAnsiTheme="minorHAnsi" w:cstheme="minorHAnsi"/>
        </w:rPr>
        <w:t xml:space="preserve"> as well as an</w:t>
      </w:r>
      <w:r w:rsidR="00335D42">
        <w:rPr>
          <w:rFonts w:cstheme="minorHAnsi"/>
        </w:rPr>
        <w:t>y</w:t>
      </w:r>
      <w:r w:rsidRPr="00830F14">
        <w:rPr>
          <w:rFonts w:asciiTheme="minorHAnsi" w:hAnsiTheme="minorHAnsi" w:cstheme="minorHAnsi"/>
        </w:rPr>
        <w:t xml:space="preserve"> error received when making the API calls. This is a good place to </w:t>
      </w:r>
      <w:r w:rsidR="003B4050">
        <w:rPr>
          <w:rFonts w:asciiTheme="minorHAnsi" w:hAnsiTheme="minorHAnsi" w:cstheme="minorHAnsi"/>
        </w:rPr>
        <w:t>look</w:t>
      </w:r>
      <w:r w:rsidRPr="00830F14">
        <w:rPr>
          <w:rFonts w:asciiTheme="minorHAnsi" w:hAnsiTheme="minorHAnsi" w:cstheme="minorHAnsi"/>
        </w:rPr>
        <w:t xml:space="preserve"> if issues are seen. </w:t>
      </w:r>
    </w:p>
    <w:p w14:paraId="652F048C" w14:textId="57CE4B65" w:rsidR="001F5635" w:rsidRDefault="001F5635" w:rsidP="001F5635"/>
    <w:p w14:paraId="3748FC15" w14:textId="05FB8FD1" w:rsidR="001F5635" w:rsidRDefault="001F5635" w:rsidP="001F5635"/>
    <w:p w14:paraId="1EC904C4" w14:textId="711566A7" w:rsidR="001F5635" w:rsidRDefault="00F24DDD" w:rsidP="008E085A">
      <w:pPr>
        <w:pStyle w:val="Heading1"/>
      </w:pPr>
      <w:bookmarkStart w:id="67" w:name="_Toc92701418"/>
      <w:r>
        <w:t xml:space="preserve">Scheduling </w:t>
      </w:r>
      <w:r w:rsidR="008E085A">
        <w:t>S</w:t>
      </w:r>
      <w:r>
        <w:t xml:space="preserve">cript to </w:t>
      </w:r>
      <w:r w:rsidR="008E085A">
        <w:t>R</w:t>
      </w:r>
      <w:r>
        <w:t>un</w:t>
      </w:r>
      <w:bookmarkEnd w:id="67"/>
    </w:p>
    <w:p w14:paraId="681AC657" w14:textId="705C8160" w:rsidR="008E5D3F" w:rsidRPr="008E085A" w:rsidRDefault="008E5D3F" w:rsidP="008E085A">
      <w:pPr>
        <w:pStyle w:val="Heading2"/>
        <w:rPr>
          <w:b w:val="0"/>
          <w:bCs/>
        </w:rPr>
      </w:pPr>
      <w:bookmarkStart w:id="68" w:name="_Toc92701419"/>
      <w:r w:rsidRPr="008E085A">
        <w:rPr>
          <w:b w:val="0"/>
          <w:bCs/>
        </w:rPr>
        <w:t>Mac &amp; Linux based Systems</w:t>
      </w:r>
      <w:bookmarkEnd w:id="68"/>
    </w:p>
    <w:p w14:paraId="726AD581" w14:textId="46D40A96" w:rsidR="001F5635" w:rsidRPr="00830F14" w:rsidRDefault="00F24DDD" w:rsidP="001F5635">
      <w:pPr>
        <w:rPr>
          <w:rFonts w:asciiTheme="minorHAnsi" w:hAnsiTheme="minorHAnsi" w:cstheme="minorHAnsi"/>
        </w:rPr>
      </w:pPr>
      <w:r w:rsidRPr="00830F14">
        <w:rPr>
          <w:rFonts w:asciiTheme="minorHAnsi" w:hAnsiTheme="minorHAnsi" w:cstheme="minorHAnsi"/>
        </w:rPr>
        <w:t xml:space="preserve">A </w:t>
      </w:r>
      <w:r w:rsidR="008E5D3F" w:rsidRPr="00830F14">
        <w:rPr>
          <w:rFonts w:asciiTheme="minorHAnsi" w:hAnsiTheme="minorHAnsi" w:cstheme="minorHAnsi"/>
        </w:rPr>
        <w:t>C</w:t>
      </w:r>
      <w:r w:rsidRPr="00830F14">
        <w:rPr>
          <w:rFonts w:asciiTheme="minorHAnsi" w:hAnsiTheme="minorHAnsi" w:cstheme="minorHAnsi"/>
        </w:rPr>
        <w:t>ron job can be setup to automatically run the script at a specified interval. Ideally this could be set for every 8,</w:t>
      </w:r>
      <w:r w:rsidR="00C04B31">
        <w:rPr>
          <w:rFonts w:asciiTheme="minorHAnsi" w:hAnsiTheme="minorHAnsi" w:cstheme="minorHAnsi"/>
        </w:rPr>
        <w:t xml:space="preserve"> </w:t>
      </w:r>
      <w:r w:rsidRPr="00830F14">
        <w:rPr>
          <w:rFonts w:asciiTheme="minorHAnsi" w:hAnsiTheme="minorHAnsi" w:cstheme="minorHAnsi"/>
        </w:rPr>
        <w:t>12, or 24 hours</w:t>
      </w:r>
      <w:r w:rsidR="00C04B31">
        <w:rPr>
          <w:rFonts w:asciiTheme="minorHAnsi" w:hAnsiTheme="minorHAnsi" w:cstheme="minorHAnsi"/>
        </w:rPr>
        <w:t>. T</w:t>
      </w:r>
      <w:r w:rsidRPr="00830F14">
        <w:rPr>
          <w:rFonts w:asciiTheme="minorHAnsi" w:hAnsiTheme="minorHAnsi" w:cstheme="minorHAnsi"/>
        </w:rPr>
        <w:t xml:space="preserve">his would make sure the AD group and PPSK user group would stay in sync. The script can also be </w:t>
      </w:r>
      <w:proofErr w:type="gramStart"/>
      <w:r w:rsidRPr="00830F14">
        <w:rPr>
          <w:rFonts w:asciiTheme="minorHAnsi" w:hAnsiTheme="minorHAnsi" w:cstheme="minorHAnsi"/>
        </w:rPr>
        <w:t>ran</w:t>
      </w:r>
      <w:proofErr w:type="gramEnd"/>
      <w:r w:rsidRPr="00830F14">
        <w:rPr>
          <w:rFonts w:asciiTheme="minorHAnsi" w:hAnsiTheme="minorHAnsi" w:cstheme="minorHAnsi"/>
        </w:rPr>
        <w:t xml:space="preserve"> manually between those times if a user needed to be added right away or removed right away.</w:t>
      </w:r>
    </w:p>
    <w:p w14:paraId="634A3F10" w14:textId="6DA5231F" w:rsidR="00F24DDD" w:rsidRPr="008E085A" w:rsidRDefault="008E5D3F" w:rsidP="008E085A">
      <w:pPr>
        <w:pStyle w:val="Heading3"/>
        <w:rPr>
          <w:b w:val="0"/>
          <w:bCs/>
          <w:sz w:val="20"/>
          <w:szCs w:val="20"/>
        </w:rPr>
      </w:pPr>
      <w:bookmarkStart w:id="69" w:name="_Toc92701420"/>
      <w:r w:rsidRPr="008E085A">
        <w:rPr>
          <w:b w:val="0"/>
          <w:bCs/>
          <w:sz w:val="20"/>
          <w:szCs w:val="20"/>
        </w:rPr>
        <w:t>Setting up a Cron Job</w:t>
      </w:r>
      <w:bookmarkEnd w:id="69"/>
    </w:p>
    <w:p w14:paraId="5C20C619" w14:textId="741B7151" w:rsidR="008E5D3F" w:rsidRPr="00830F14" w:rsidRDefault="008E5D3F" w:rsidP="008E5D3F">
      <w:pPr>
        <w:rPr>
          <w:rFonts w:asciiTheme="minorHAnsi" w:hAnsiTheme="minorHAnsi" w:cstheme="minorHAnsi"/>
        </w:rPr>
      </w:pPr>
      <w:r w:rsidRPr="00830F14">
        <w:rPr>
          <w:rFonts w:asciiTheme="minorHAnsi" w:hAnsiTheme="minorHAnsi" w:cstheme="minorHAnsi"/>
        </w:rPr>
        <w:t xml:space="preserve">Open and edit </w:t>
      </w:r>
      <w:r w:rsidR="00403B5C" w:rsidRPr="00830F14">
        <w:rPr>
          <w:rFonts w:asciiTheme="minorHAnsi" w:hAnsiTheme="minorHAnsi" w:cstheme="minorHAnsi"/>
        </w:rPr>
        <w:t>the crontab and configure the job with arrangement for the command you want to run. From the terminal window enter the following command.</w:t>
      </w:r>
    </w:p>
    <w:p w14:paraId="04D0DDE6" w14:textId="5BD71E32" w:rsidR="00403B5C" w:rsidRDefault="00945E63" w:rsidP="008E5D3F">
      <w:r>
        <w:rPr>
          <w:noProof/>
        </w:rPr>
        <mc:AlternateContent>
          <mc:Choice Requires="wps">
            <w:drawing>
              <wp:anchor distT="0" distB="0" distL="114300" distR="114300" simplePos="0" relativeHeight="251670528" behindDoc="0" locked="0" layoutInCell="1" allowOverlap="1" wp14:anchorId="2695492D" wp14:editId="06240B0C">
                <wp:simplePos x="0" y="0"/>
                <wp:positionH relativeFrom="column">
                  <wp:posOffset>49310</wp:posOffset>
                </wp:positionH>
                <wp:positionV relativeFrom="paragraph">
                  <wp:posOffset>23940</wp:posOffset>
                </wp:positionV>
                <wp:extent cx="770777" cy="243840"/>
                <wp:effectExtent l="0" t="0" r="17145" b="10160"/>
                <wp:wrapNone/>
                <wp:docPr id="10" name="Text Box 10"/>
                <wp:cNvGraphicFramePr/>
                <a:graphic xmlns:a="http://schemas.openxmlformats.org/drawingml/2006/main">
                  <a:graphicData uri="http://schemas.microsoft.com/office/word/2010/wordprocessingShape">
                    <wps:wsp>
                      <wps:cNvSpPr txBox="1"/>
                      <wps:spPr>
                        <a:xfrm>
                          <a:off x="0" y="0"/>
                          <a:ext cx="770777" cy="243840"/>
                        </a:xfrm>
                        <a:prstGeom prst="rect">
                          <a:avLst/>
                        </a:prstGeom>
                        <a:solidFill>
                          <a:schemeClr val="lt1"/>
                        </a:solidFill>
                        <a:ln w="6350">
                          <a:solidFill>
                            <a:prstClr val="black"/>
                          </a:solidFill>
                        </a:ln>
                      </wps:spPr>
                      <wps:txbx>
                        <w:txbxContent>
                          <w:p w14:paraId="5F7989E6" w14:textId="4B49564E" w:rsidR="00403B5C" w:rsidRPr="00945E63" w:rsidRDefault="00403B5C" w:rsidP="00403B5C">
                            <w:pPr>
                              <w:rPr>
                                <w:rFonts w:ascii="Apple Braille" w:hAnsi="Apple Braille"/>
                                <w:sz w:val="16"/>
                                <w:szCs w:val="16"/>
                              </w:rPr>
                            </w:pPr>
                            <w:r w:rsidRPr="00945E63">
                              <w:rPr>
                                <w:rFonts w:ascii="Apple Braille" w:hAnsi="Apple Braille"/>
                                <w:sz w:val="16"/>
                                <w:szCs w:val="16"/>
                              </w:rPr>
                              <w:t>crontab -e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48ACC068">
              <v:shape id="Text Box 10" style="position:absolute;margin-left:3.9pt;margin-top:1.9pt;width:60.7pt;height:19.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7"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" w14:anchorId="2695492D">
                <v:textbox>
                  <w:txbxContent>
                    <w:p w:rsidRPr="00945E63" w:rsidR="00403B5C" w:rsidP="00403B5C" w:rsidRDefault="00403B5C" w14:paraId="546AC361" w14:textId="4B49564E">
                      <w:pPr>
                        <w:rPr>
                          <w:rFonts w:ascii="Apple Braille" w:hAnsi="Apple Braille"/>
                          <w:sz w:val="16"/>
                          <w:szCs w:val="16"/>
                        </w:rPr>
                      </w:pPr>
                      <w:r w:rsidRPr="00945E63">
                        <w:rPr>
                          <w:rFonts w:ascii="Apple Braille" w:hAnsi="Apple Braille"/>
                          <w:sz w:val="16"/>
                          <w:szCs w:val="16"/>
                        </w:rPr>
                        <w:t>crontab -e</w:t>
                      </w:r>
                    </w:p>
                  </w:txbxContent>
                </v:textbox>
              </v:shape>
            </w:pict>
          </mc:Fallback>
        </mc:AlternateContent>
      </w:r>
    </w:p>
    <w:p w14:paraId="0EDD1DC5" w14:textId="53CBC3D7" w:rsidR="00403B5C" w:rsidRDefault="00403B5C" w:rsidP="008E5D3F"/>
    <w:p w14:paraId="4B24EE90" w14:textId="431151D0" w:rsidR="00403B5C" w:rsidRPr="00830F14" w:rsidRDefault="00403B5C" w:rsidP="008E5D3F">
      <w:pPr>
        <w:rPr>
          <w:rFonts w:asciiTheme="minorHAnsi" w:hAnsiTheme="minorHAnsi" w:cstheme="minorHAnsi"/>
        </w:rPr>
      </w:pPr>
      <w:r w:rsidRPr="00830F14">
        <w:rPr>
          <w:rFonts w:asciiTheme="minorHAnsi" w:hAnsiTheme="minorHAnsi" w:cstheme="minorHAnsi"/>
        </w:rPr>
        <w:t xml:space="preserve">There are 3 parts to a </w:t>
      </w:r>
      <w:proofErr w:type="spellStart"/>
      <w:r w:rsidRPr="00830F14">
        <w:rPr>
          <w:rFonts w:asciiTheme="minorHAnsi" w:hAnsiTheme="minorHAnsi" w:cstheme="minorHAnsi"/>
        </w:rPr>
        <w:t>cron</w:t>
      </w:r>
      <w:proofErr w:type="spellEnd"/>
      <w:r w:rsidRPr="00830F14">
        <w:rPr>
          <w:rFonts w:asciiTheme="minorHAnsi" w:hAnsiTheme="minorHAnsi" w:cstheme="minorHAnsi"/>
        </w:rPr>
        <w:t xml:space="preserve"> job configuration. </w:t>
      </w:r>
    </w:p>
    <w:p w14:paraId="66397024" w14:textId="44900D43" w:rsidR="00403B5C" w:rsidRDefault="00403B5C" w:rsidP="00403B5C">
      <w:pPr>
        <w:ind w:left="720"/>
      </w:pPr>
    </w:p>
    <w:p w14:paraId="2C96FA08" w14:textId="77777777" w:rsidR="00403B5C" w:rsidRPr="008E085A" w:rsidRDefault="00403B5C" w:rsidP="008E085A">
      <w:pPr>
        <w:pStyle w:val="Heading4"/>
        <w:rPr>
          <w:color w:val="7030A0"/>
        </w:rPr>
      </w:pPr>
      <w:bookmarkStart w:id="70" w:name="_Toc92701421"/>
      <w:r w:rsidRPr="008E085A">
        <w:rPr>
          <w:color w:val="7030A0"/>
        </w:rPr>
        <w:t>Cron Job Time Format</w:t>
      </w:r>
      <w:bookmarkEnd w:id="70"/>
      <w:r w:rsidRPr="008E085A">
        <w:rPr>
          <w:color w:val="7030A0"/>
        </w:rPr>
        <w:t xml:space="preserve"> </w:t>
      </w:r>
    </w:p>
    <w:p w14:paraId="769A422F" w14:textId="16E9F89E" w:rsidR="00EE0439" w:rsidRPr="00830F14" w:rsidRDefault="00403B5C" w:rsidP="00403B5C">
      <w:pPr>
        <w:rPr>
          <w:rFonts w:asciiTheme="majorHAnsi" w:hAnsiTheme="majorHAnsi" w:cstheme="majorHAnsi"/>
          <w:color w:val="767171" w:themeColor="background2" w:themeShade="80"/>
          <w:sz w:val="20"/>
          <w:szCs w:val="20"/>
        </w:rPr>
      </w:pPr>
      <w:r w:rsidRPr="00830F14">
        <w:rPr>
          <w:rFonts w:asciiTheme="majorHAnsi" w:hAnsiTheme="majorHAnsi" w:cstheme="majorHAnsi"/>
          <w:color w:val="767171" w:themeColor="background2" w:themeShade="80"/>
          <w:sz w:val="20"/>
          <w:szCs w:val="20"/>
        </w:rPr>
        <w:t xml:space="preserve">Part 1 of the </w:t>
      </w:r>
      <w:proofErr w:type="spellStart"/>
      <w:r w:rsidRPr="00830F14">
        <w:rPr>
          <w:rFonts w:asciiTheme="majorHAnsi" w:hAnsiTheme="majorHAnsi" w:cstheme="majorHAnsi"/>
          <w:color w:val="767171" w:themeColor="background2" w:themeShade="80"/>
          <w:sz w:val="20"/>
          <w:szCs w:val="20"/>
        </w:rPr>
        <w:t>cron</w:t>
      </w:r>
      <w:proofErr w:type="spellEnd"/>
      <w:r w:rsidRPr="00830F14">
        <w:rPr>
          <w:rFonts w:asciiTheme="majorHAnsi" w:hAnsiTheme="majorHAnsi" w:cstheme="majorHAnsi"/>
          <w:color w:val="767171" w:themeColor="background2" w:themeShade="80"/>
          <w:sz w:val="20"/>
          <w:szCs w:val="20"/>
        </w:rPr>
        <w:t xml:space="preserve"> job</w:t>
      </w:r>
    </w:p>
    <w:p w14:paraId="5EFA8E3B" w14:textId="28F37C79" w:rsidR="00403B5C" w:rsidRPr="002A4EFB" w:rsidRDefault="00EE0439" w:rsidP="00403B5C">
      <w:pPr>
        <w:rPr>
          <w:rFonts w:asciiTheme="minorHAnsi" w:hAnsiTheme="minorHAnsi" w:cstheme="minorHAnsi"/>
        </w:rPr>
      </w:pPr>
      <w:r w:rsidRPr="002A4EFB">
        <w:rPr>
          <w:rFonts w:asciiTheme="minorHAnsi" w:hAnsiTheme="minorHAnsi" w:cstheme="minorHAnsi"/>
        </w:rPr>
        <w:t xml:space="preserve">The first 5 characters </w:t>
      </w:r>
      <w:r w:rsidRPr="002A4EFB">
        <w:rPr>
          <w:rFonts w:asciiTheme="minorHAnsi" w:hAnsiTheme="minorHAnsi" w:cstheme="minorHAnsi"/>
          <w:shd w:val="clear" w:color="auto" w:fill="D9D9D9" w:themeFill="background1" w:themeFillShade="D9"/>
        </w:rPr>
        <w:t>a b c d e</w:t>
      </w:r>
      <w:r w:rsidRPr="002A4EFB">
        <w:rPr>
          <w:rFonts w:asciiTheme="minorHAnsi" w:hAnsiTheme="minorHAnsi" w:cstheme="minorHAnsi"/>
        </w:rPr>
        <w:t xml:space="preserve"> represent the time, date, and repetition of the job</w:t>
      </w:r>
    </w:p>
    <w:p w14:paraId="1FFAF4D7" w14:textId="77777777" w:rsidR="00EE0439" w:rsidRDefault="00EE0439" w:rsidP="00403B5C"/>
    <w:p w14:paraId="24E0E8BF" w14:textId="7FF0D12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a</w:t>
      </w:r>
      <w:r w:rsidRPr="002A4EFB">
        <w:rPr>
          <w:rFonts w:asciiTheme="majorHAnsi" w:hAnsiTheme="majorHAnsi" w:cstheme="majorHAnsi"/>
        </w:rPr>
        <w:t xml:space="preserve"> – Minute (0-59) </w:t>
      </w:r>
      <w:r w:rsidRPr="002A4EFB">
        <w:rPr>
          <w:rFonts w:asciiTheme="majorHAnsi" w:hAnsiTheme="majorHAnsi" w:cstheme="majorHAnsi"/>
        </w:rPr>
        <w:br/>
      </w:r>
      <w:r w:rsidRPr="002A4EFB">
        <w:rPr>
          <w:rFonts w:asciiTheme="majorHAnsi" w:hAnsiTheme="majorHAnsi" w:cstheme="majorHAnsi"/>
          <w:shd w:val="clear" w:color="auto" w:fill="D9D9D9" w:themeFill="background1" w:themeFillShade="D9"/>
        </w:rPr>
        <w:t>b</w:t>
      </w:r>
      <w:r w:rsidRPr="002A4EFB">
        <w:rPr>
          <w:rFonts w:asciiTheme="majorHAnsi" w:hAnsiTheme="majorHAnsi" w:cstheme="majorHAnsi"/>
        </w:rPr>
        <w:t xml:space="preserve"> – Hour (0-23)</w:t>
      </w:r>
    </w:p>
    <w:p w14:paraId="54953F5A" w14:textId="7E40FF0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c</w:t>
      </w:r>
      <w:r w:rsidRPr="002A4EFB">
        <w:rPr>
          <w:rFonts w:asciiTheme="majorHAnsi" w:hAnsiTheme="majorHAnsi" w:cstheme="majorHAnsi"/>
        </w:rPr>
        <w:t xml:space="preserve"> – Day (0-31)</w:t>
      </w:r>
    </w:p>
    <w:p w14:paraId="1E8527DC" w14:textId="17083332"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d</w:t>
      </w:r>
      <w:r w:rsidRPr="002A4EFB">
        <w:rPr>
          <w:rFonts w:asciiTheme="majorHAnsi" w:hAnsiTheme="majorHAnsi" w:cstheme="majorHAnsi"/>
        </w:rPr>
        <w:t xml:space="preserve"> – </w:t>
      </w:r>
      <w:proofErr w:type="gramStart"/>
      <w:r w:rsidRPr="002A4EFB">
        <w:rPr>
          <w:rFonts w:asciiTheme="majorHAnsi" w:hAnsiTheme="majorHAnsi" w:cstheme="majorHAnsi"/>
        </w:rPr>
        <w:t>Month(</w:t>
      </w:r>
      <w:proofErr w:type="gramEnd"/>
      <w:r w:rsidRPr="002A4EFB">
        <w:rPr>
          <w:rFonts w:asciiTheme="majorHAnsi" w:hAnsiTheme="majorHAnsi" w:cstheme="majorHAnsi"/>
        </w:rPr>
        <w:t>0-12) – 0=None and 12 = December</w:t>
      </w:r>
    </w:p>
    <w:p w14:paraId="30A0BCB0" w14:textId="0DF107AA" w:rsidR="00EE0439" w:rsidRPr="002A4EFB" w:rsidRDefault="00EE0439" w:rsidP="00EE0439">
      <w:pPr>
        <w:ind w:left="720"/>
        <w:rPr>
          <w:rFonts w:asciiTheme="majorHAnsi" w:hAnsiTheme="majorHAnsi" w:cstheme="majorHAnsi"/>
        </w:rPr>
      </w:pPr>
      <w:r w:rsidRPr="002A4EFB">
        <w:rPr>
          <w:rFonts w:asciiTheme="majorHAnsi" w:hAnsiTheme="majorHAnsi" w:cstheme="majorHAnsi"/>
          <w:shd w:val="clear" w:color="auto" w:fill="D9D9D9" w:themeFill="background1" w:themeFillShade="D9"/>
        </w:rPr>
        <w:t>e</w:t>
      </w:r>
      <w:r w:rsidRPr="002A4EFB">
        <w:rPr>
          <w:rFonts w:asciiTheme="majorHAnsi" w:hAnsiTheme="majorHAnsi" w:cstheme="majorHAnsi"/>
        </w:rPr>
        <w:t xml:space="preserve"> – Day of the </w:t>
      </w:r>
      <w:proofErr w:type="gramStart"/>
      <w:r w:rsidRPr="002A4EFB">
        <w:rPr>
          <w:rFonts w:asciiTheme="majorHAnsi" w:hAnsiTheme="majorHAnsi" w:cstheme="majorHAnsi"/>
        </w:rPr>
        <w:t>Week(</w:t>
      </w:r>
      <w:proofErr w:type="gramEnd"/>
      <w:r w:rsidRPr="002A4EFB">
        <w:rPr>
          <w:rFonts w:asciiTheme="majorHAnsi" w:hAnsiTheme="majorHAnsi" w:cstheme="majorHAnsi"/>
        </w:rPr>
        <w:t>0-7) – 0=Sunday and 7=Sunday</w:t>
      </w:r>
    </w:p>
    <w:p w14:paraId="4344A25A"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An asterisk (*)</w:t>
      </w:r>
      <w:r w:rsidRPr="00EE0439">
        <w:rPr>
          <w:rFonts w:asciiTheme="minorHAnsi" w:hAnsiTheme="minorHAnsi" w:cstheme="minorHAnsi"/>
          <w:color w:val="404040"/>
          <w:sz w:val="18"/>
          <w:szCs w:val="18"/>
        </w:rPr>
        <w:t> stands for all values. Use this operator to keep tasks running during all months, or all days of the week.</w:t>
      </w:r>
    </w:p>
    <w:p w14:paraId="3B1536AE" w14:textId="77777777" w:rsidR="00EE0439" w:rsidRPr="00EE0439" w:rsidRDefault="00EE0439" w:rsidP="004C31FD">
      <w:pPr>
        <w:numPr>
          <w:ilvl w:val="0"/>
          <w:numId w:val="9"/>
        </w:numPr>
        <w:spacing w:before="100" w:beforeAutospacing="1" w:after="100" w:afterAutospacing="1"/>
        <w:rPr>
          <w:rFonts w:asciiTheme="minorHAnsi" w:hAnsiTheme="minorHAnsi" w:cstheme="minorHAnsi"/>
          <w:color w:val="404040"/>
          <w:sz w:val="18"/>
          <w:szCs w:val="18"/>
        </w:rPr>
      </w:pPr>
      <w:r w:rsidRPr="00EE0439">
        <w:rPr>
          <w:rFonts w:asciiTheme="minorHAnsi" w:hAnsiTheme="minorHAnsi" w:cstheme="minorHAnsi"/>
          <w:b/>
          <w:bCs/>
          <w:color w:val="404040"/>
          <w:sz w:val="18"/>
          <w:szCs w:val="18"/>
        </w:rPr>
        <w:t>A forward-slash (/)</w:t>
      </w:r>
      <w:r w:rsidRPr="00EE0439">
        <w:rPr>
          <w:rFonts w:asciiTheme="minorHAnsi" w:hAnsiTheme="minorHAnsi" w:cstheme="minorHAnsi"/>
          <w:color w:val="404040"/>
          <w:sz w:val="18"/>
          <w:szCs w:val="18"/>
        </w:rPr>
        <w:t> is used to divide a value into steps. (*/2 would be every other value, */3 would be every third, */10 would be every tenth, etc.)</w:t>
      </w:r>
    </w:p>
    <w:p w14:paraId="1411B87A" w14:textId="75FCF83C" w:rsidR="00EE0439"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8 hours the time format would look like this.</w:t>
      </w:r>
    </w:p>
    <w:p w14:paraId="4A7A9CA0" w14:textId="75B1D1C2" w:rsidR="001D3747" w:rsidRDefault="001D3747" w:rsidP="00EE0439">
      <w:pPr>
        <w:ind w:left="360"/>
      </w:pPr>
      <w:r>
        <w:rPr>
          <w:noProof/>
        </w:rPr>
        <mc:AlternateContent>
          <mc:Choice Requires="wps">
            <w:drawing>
              <wp:anchor distT="0" distB="0" distL="114300" distR="114300" simplePos="0" relativeHeight="251672576" behindDoc="0" locked="0" layoutInCell="1" allowOverlap="1" wp14:anchorId="084EACE9" wp14:editId="3212A5B4">
                <wp:simplePos x="0" y="0"/>
                <wp:positionH relativeFrom="column">
                  <wp:posOffset>350919</wp:posOffset>
                </wp:positionH>
                <wp:positionV relativeFrom="paragraph">
                  <wp:posOffset>56628</wp:posOffset>
                </wp:positionV>
                <wp:extent cx="684603" cy="243840"/>
                <wp:effectExtent l="0" t="0" r="13970" b="10160"/>
                <wp:wrapNone/>
                <wp:docPr id="11" name="Text Box 11"/>
                <wp:cNvGraphicFramePr/>
                <a:graphic xmlns:a="http://schemas.openxmlformats.org/drawingml/2006/main">
                  <a:graphicData uri="http://schemas.microsoft.com/office/word/2010/wordprocessingShape">
                    <wps:wsp>
                      <wps:cNvSpPr txBox="1"/>
                      <wps:spPr>
                        <a:xfrm>
                          <a:off x="0" y="0"/>
                          <a:ext cx="684603" cy="243840"/>
                        </a:xfrm>
                        <a:prstGeom prst="rect">
                          <a:avLst/>
                        </a:prstGeom>
                        <a:solidFill>
                          <a:schemeClr val="lt1"/>
                        </a:solidFill>
                        <a:ln w="6350">
                          <a:solidFill>
                            <a:prstClr val="black"/>
                          </a:solidFill>
                        </a:ln>
                      </wps:spPr>
                      <wps:txbx>
                        <w:txbxContent>
                          <w:p w14:paraId="4D278A62" w14:textId="79BF3A93"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*/8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5AF0B720">
              <v:shape id="Text Box 11" style="position:absolute;left:0;text-align:left;margin-left:27.65pt;margin-top:4.45pt;width:53.9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8"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" w14:anchorId="084EACE9">
                <v:textbox>
                  <w:txbxContent>
                    <w:p w:rsidRPr="006D3271" w:rsidR="001D3747" w:rsidP="001D3747" w:rsidRDefault="001D3747" w14:paraId="2B6FFBAA" w14:textId="79BF3A93">
                      <w:pPr>
                        <w:rPr>
                          <w:rFonts w:ascii="Apple Braille" w:hAnsi="Apple Braille"/>
                          <w:sz w:val="16"/>
                          <w:szCs w:val="16"/>
                        </w:rPr>
                      </w:pPr>
                      <w:r w:rsidRPr="006D3271">
                        <w:rPr>
                          <w:rFonts w:ascii="Apple Braille" w:hAnsi="Apple Braille"/>
                          <w:sz w:val="16"/>
                          <w:szCs w:val="16"/>
                        </w:rPr>
                        <w:t xml:space="preserve">0 */8 * * * </w:t>
                      </w:r>
                    </w:p>
                  </w:txbxContent>
                </v:textbox>
              </v:shape>
            </w:pict>
          </mc:Fallback>
        </mc:AlternateContent>
      </w:r>
    </w:p>
    <w:p w14:paraId="469DEA84" w14:textId="526D1803" w:rsidR="001D3747" w:rsidRDefault="001D3747" w:rsidP="00EE0439">
      <w:pPr>
        <w:ind w:left="360"/>
      </w:pPr>
    </w:p>
    <w:p w14:paraId="38135B1E" w14:textId="484FA6F1" w:rsidR="001D3747" w:rsidRPr="002A4EFB" w:rsidRDefault="001D3747" w:rsidP="00EE0439">
      <w:pPr>
        <w:ind w:left="360"/>
        <w:rPr>
          <w:rFonts w:asciiTheme="minorHAnsi" w:hAnsiTheme="minorHAnsi" w:cstheme="minorHAnsi"/>
        </w:rPr>
      </w:pPr>
      <w:r w:rsidRPr="002A4EFB">
        <w:rPr>
          <w:rFonts w:asciiTheme="minorHAnsi" w:hAnsiTheme="minorHAnsi" w:cstheme="minorHAnsi"/>
        </w:rPr>
        <w:t>To set the Cron job to run every night at midnight the time format would look like this.</w:t>
      </w:r>
    </w:p>
    <w:p w14:paraId="6331001F" w14:textId="4D66E3BF" w:rsidR="001D3747" w:rsidRDefault="001D3747" w:rsidP="00EE0439">
      <w:pPr>
        <w:ind w:left="360"/>
      </w:pPr>
      <w:r>
        <w:rPr>
          <w:noProof/>
        </w:rPr>
        <mc:AlternateContent>
          <mc:Choice Requires="wps">
            <w:drawing>
              <wp:anchor distT="0" distB="0" distL="114300" distR="114300" simplePos="0" relativeHeight="251674624" behindDoc="0" locked="0" layoutInCell="1" allowOverlap="1" wp14:anchorId="52D77D58" wp14:editId="0D3F1C1A">
                <wp:simplePos x="0" y="0"/>
                <wp:positionH relativeFrom="column">
                  <wp:posOffset>350920</wp:posOffset>
                </wp:positionH>
                <wp:positionV relativeFrom="paragraph">
                  <wp:posOffset>34164</wp:posOffset>
                </wp:positionV>
                <wp:extent cx="627154" cy="243840"/>
                <wp:effectExtent l="0" t="0" r="8255" b="10160"/>
                <wp:wrapNone/>
                <wp:docPr id="14" name="Text Box 14"/>
                <wp:cNvGraphicFramePr/>
                <a:graphic xmlns:a="http://schemas.openxmlformats.org/drawingml/2006/main">
                  <a:graphicData uri="http://schemas.microsoft.com/office/word/2010/wordprocessingShape">
                    <wps:wsp>
                      <wps:cNvSpPr txBox="1"/>
                      <wps:spPr>
                        <a:xfrm>
                          <a:off x="0" y="0"/>
                          <a:ext cx="627154" cy="243840"/>
                        </a:xfrm>
                        <a:prstGeom prst="rect">
                          <a:avLst/>
                        </a:prstGeom>
                        <a:solidFill>
                          <a:schemeClr val="lt1"/>
                        </a:solidFill>
                        <a:ln w="6350">
                          <a:solidFill>
                            <a:prstClr val="black"/>
                          </a:solidFill>
                        </a:ln>
                      </wps:spPr>
                      <wps:txbx>
                        <w:txbxContent>
                          <w:p w14:paraId="45783707" w14:textId="26AF8E37" w:rsidR="001D3747" w:rsidRPr="006D3271" w:rsidRDefault="001D3747" w:rsidP="001D3747">
                            <w:pPr>
                              <w:rPr>
                                <w:rFonts w:ascii="Apple Braille" w:hAnsi="Apple Braille"/>
                                <w:sz w:val="16"/>
                                <w:szCs w:val="16"/>
                              </w:rPr>
                            </w:pPr>
                            <w:r w:rsidRPr="006D3271">
                              <w:rPr>
                                <w:rFonts w:ascii="Apple Braille" w:hAnsi="Apple Braille"/>
                                <w:sz w:val="16"/>
                                <w:szCs w:val="16"/>
                              </w:rPr>
                              <w:t xml:space="preserve">0 0 * *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34E0F357">
              <v:shape id="Text Box 14" style="position:absolute;left:0;text-align:left;margin-left:27.65pt;margin-top:2.7pt;width:49.4pt;height:19.2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39"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" w14:anchorId="52D77D58">
                <v:textbox>
                  <w:txbxContent>
                    <w:p w:rsidRPr="006D3271" w:rsidR="001D3747" w:rsidP="001D3747" w:rsidRDefault="001D3747" w14:paraId="31C95A22" w14:textId="26AF8E37">
                      <w:pPr>
                        <w:rPr>
                          <w:rFonts w:ascii="Apple Braille" w:hAnsi="Apple Braille"/>
                          <w:sz w:val="16"/>
                          <w:szCs w:val="16"/>
                        </w:rPr>
                      </w:pPr>
                      <w:r w:rsidRPr="006D3271">
                        <w:rPr>
                          <w:rFonts w:ascii="Apple Braille" w:hAnsi="Apple Braille"/>
                          <w:sz w:val="16"/>
                          <w:szCs w:val="16"/>
                        </w:rPr>
                        <w:t xml:space="preserve">0 0 * * * </w:t>
                      </w:r>
                    </w:p>
                  </w:txbxContent>
                </v:textbox>
              </v:shape>
            </w:pict>
          </mc:Fallback>
        </mc:AlternateContent>
      </w:r>
    </w:p>
    <w:p w14:paraId="7F3BF013" w14:textId="3861F162" w:rsidR="001D3747" w:rsidRDefault="001D3747" w:rsidP="00EE0439">
      <w:pPr>
        <w:ind w:left="360"/>
      </w:pPr>
    </w:p>
    <w:p w14:paraId="20760EBA" w14:textId="6C1FAC0A" w:rsidR="001D3747" w:rsidRDefault="001D3747" w:rsidP="00EE0439">
      <w:pPr>
        <w:ind w:left="360"/>
      </w:pPr>
    </w:p>
    <w:p w14:paraId="1617FDDC" w14:textId="0F902B88" w:rsidR="001D3747" w:rsidRPr="008E085A" w:rsidRDefault="001D3747" w:rsidP="008E085A">
      <w:pPr>
        <w:pStyle w:val="Heading4"/>
        <w:rPr>
          <w:color w:val="7030A0"/>
        </w:rPr>
      </w:pPr>
      <w:bookmarkStart w:id="71" w:name="_Toc92701422"/>
      <w:r w:rsidRPr="008E085A">
        <w:rPr>
          <w:color w:val="7030A0"/>
        </w:rPr>
        <w:lastRenderedPageBreak/>
        <w:t xml:space="preserve">Cron Job Script and </w:t>
      </w:r>
      <w:r w:rsidR="00DF743F">
        <w:rPr>
          <w:color w:val="7030A0"/>
        </w:rPr>
        <w:t>Script</w:t>
      </w:r>
      <w:r w:rsidRPr="008E085A">
        <w:rPr>
          <w:color w:val="7030A0"/>
        </w:rPr>
        <w:t xml:space="preserve"> Location</w:t>
      </w:r>
      <w:bookmarkEnd w:id="71"/>
    </w:p>
    <w:p w14:paraId="3141DA03" w14:textId="3CDD39DF" w:rsidR="001D3747" w:rsidRPr="002A4EFB" w:rsidRDefault="001D3747" w:rsidP="001D3747">
      <w:pPr>
        <w:rPr>
          <w:rFonts w:asciiTheme="majorHAnsi" w:hAnsiTheme="majorHAnsi" w:cstheme="majorHAnsi"/>
          <w:color w:val="767171" w:themeColor="background2" w:themeShade="80"/>
          <w:sz w:val="20"/>
          <w:szCs w:val="20"/>
        </w:rPr>
      </w:pPr>
      <w:r w:rsidRPr="002A4EFB">
        <w:rPr>
          <w:rFonts w:asciiTheme="majorHAnsi" w:hAnsiTheme="majorHAnsi" w:cstheme="majorHAnsi"/>
          <w:color w:val="767171" w:themeColor="background2" w:themeShade="80"/>
          <w:sz w:val="20"/>
          <w:szCs w:val="20"/>
        </w:rPr>
        <w:t xml:space="preserve">Part 2 of the </w:t>
      </w:r>
      <w:proofErr w:type="spellStart"/>
      <w:r w:rsidRPr="002A4EFB">
        <w:rPr>
          <w:rFonts w:asciiTheme="majorHAnsi" w:hAnsiTheme="majorHAnsi" w:cstheme="majorHAnsi"/>
          <w:color w:val="767171" w:themeColor="background2" w:themeShade="80"/>
          <w:sz w:val="20"/>
          <w:szCs w:val="20"/>
        </w:rPr>
        <w:t>cron</w:t>
      </w:r>
      <w:proofErr w:type="spellEnd"/>
      <w:r w:rsidRPr="002A4EFB">
        <w:rPr>
          <w:rFonts w:asciiTheme="majorHAnsi" w:hAnsiTheme="majorHAnsi" w:cstheme="majorHAnsi"/>
          <w:color w:val="767171" w:themeColor="background2" w:themeShade="80"/>
          <w:sz w:val="20"/>
          <w:szCs w:val="20"/>
        </w:rPr>
        <w:t xml:space="preserve"> job</w:t>
      </w:r>
    </w:p>
    <w:p w14:paraId="0E01F176" w14:textId="22DEB39B" w:rsidR="001D3747" w:rsidRPr="002A4EFB" w:rsidRDefault="001D3747" w:rsidP="001D3747">
      <w:pPr>
        <w:rPr>
          <w:rFonts w:asciiTheme="minorHAnsi" w:hAnsiTheme="minorHAnsi" w:cstheme="minorHAnsi"/>
        </w:rPr>
      </w:pPr>
      <w:r w:rsidRPr="002A4EFB">
        <w:rPr>
          <w:rFonts w:asciiTheme="minorHAnsi" w:hAnsiTheme="minorHAnsi" w:cstheme="minorHAnsi"/>
        </w:rPr>
        <w:t xml:space="preserve">The next part is where you enter the script that you want to run and its location </w:t>
      </w:r>
    </w:p>
    <w:p w14:paraId="549D0DE2" w14:textId="25FD0114" w:rsidR="001D3747" w:rsidRPr="00EE0439" w:rsidRDefault="001D3747" w:rsidP="001D3747">
      <w:r>
        <w:rPr>
          <w:noProof/>
        </w:rPr>
        <mc:AlternateContent>
          <mc:Choice Requires="wps">
            <w:drawing>
              <wp:anchor distT="0" distB="0" distL="114300" distR="114300" simplePos="0" relativeHeight="251680768" behindDoc="0" locked="0" layoutInCell="1" allowOverlap="1" wp14:anchorId="76808B9C" wp14:editId="6C249A8E">
                <wp:simplePos x="0" y="0"/>
                <wp:positionH relativeFrom="column">
                  <wp:posOffset>73248</wp:posOffset>
                </wp:positionH>
                <wp:positionV relativeFrom="paragraph">
                  <wp:posOffset>76729</wp:posOffset>
                </wp:positionV>
                <wp:extent cx="3116620" cy="243840"/>
                <wp:effectExtent l="0" t="0" r="7620" b="10160"/>
                <wp:wrapNone/>
                <wp:docPr id="17" name="Text Box 17"/>
                <wp:cNvGraphicFramePr/>
                <a:graphic xmlns:a="http://schemas.openxmlformats.org/drawingml/2006/main">
                  <a:graphicData uri="http://schemas.microsoft.com/office/word/2010/wordprocessingShape">
                    <wps:wsp>
                      <wps:cNvSpPr txBox="1"/>
                      <wps:spPr>
                        <a:xfrm>
                          <a:off x="0" y="0"/>
                          <a:ext cx="3116620" cy="243840"/>
                        </a:xfrm>
                        <a:prstGeom prst="rect">
                          <a:avLst/>
                        </a:prstGeom>
                        <a:solidFill>
                          <a:schemeClr val="lt1"/>
                        </a:solidFill>
                        <a:ln w="6350">
                          <a:solidFill>
                            <a:prstClr val="black"/>
                          </a:solidFill>
                        </a:ln>
                      </wps:spPr>
                      <wps:txbx>
                        <w:txbxContent>
                          <w:p w14:paraId="679B3297" w14:textId="4F9413D0" w:rsidR="001D3747" w:rsidRPr="006D3271" w:rsidRDefault="00F2793C" w:rsidP="001D3747">
                            <w:pPr>
                              <w:rPr>
                                <w:rFonts w:ascii="Apple Braille" w:hAnsi="Apple Braille"/>
                                <w:sz w:val="16"/>
                                <w:szCs w:val="16"/>
                              </w:rPr>
                            </w:pPr>
                            <w:r w:rsidRPr="006D3271">
                              <w:rPr>
                                <w:rFonts w:ascii="Apple Braille" w:hAnsi="Apple Braille"/>
                                <w:sz w:val="16"/>
                                <w:szCs w:val="16"/>
                              </w:rPr>
                              <w:t>python3</w:t>
                            </w:r>
                            <w:r w:rsidR="001D3747" w:rsidRPr="006D3271">
                              <w:rPr>
                                <w:rFonts w:ascii="Apple Braille" w:hAnsi="Apple Braille"/>
                                <w:sz w:val="16"/>
                                <w:szCs w:val="16"/>
                              </w:rPr>
                              <w:t xml:space="preserve">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44175C11">
              <v:shape id="Text Box 17" style="position:absolute;margin-left:5.75pt;margin-top:6.05pt;width:245.4pt;height:19.2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0"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" w14:anchorId="76808B9C">
                <v:textbox>
                  <w:txbxContent>
                    <w:p w:rsidRPr="006D3271" w:rsidR="001D3747" w:rsidP="001D3747" w:rsidRDefault="00F2793C" w14:paraId="52787030" w14:textId="4F9413D0">
                      <w:pPr>
                        <w:rPr>
                          <w:rFonts w:ascii="Apple Braille" w:hAnsi="Apple Braille"/>
                          <w:sz w:val="16"/>
                          <w:szCs w:val="16"/>
                        </w:rPr>
                      </w:pPr>
                      <w:r w:rsidRPr="006D3271">
                        <w:rPr>
                          <w:rFonts w:ascii="Apple Braille" w:hAnsi="Apple Braille"/>
                          <w:sz w:val="16"/>
                          <w:szCs w:val="16"/>
                        </w:rPr>
                        <w:t>python3</w:t>
                      </w:r>
                      <w:r w:rsidRPr="006D3271" w:rsidR="001D3747">
                        <w:rPr>
                          <w:rFonts w:ascii="Apple Braille" w:hAnsi="Apple Braille"/>
                          <w:sz w:val="16"/>
                          <w:szCs w:val="16"/>
                        </w:rPr>
                        <w:t xml:space="preserve"> /home/admin/documents/scripts/XIQ-AD-PPSK-Sync.py</w:t>
                      </w:r>
                    </w:p>
                  </w:txbxContent>
                </v:textbox>
              </v:shape>
            </w:pict>
          </mc:Fallback>
        </mc:AlternateContent>
      </w:r>
    </w:p>
    <w:p w14:paraId="45D2697A" w14:textId="36AAB77A" w:rsidR="001D3747" w:rsidRDefault="001D3747" w:rsidP="001D3747"/>
    <w:p w14:paraId="4E4DA061" w14:textId="42763834" w:rsidR="00F2793C" w:rsidRPr="00B32C1B" w:rsidRDefault="00F2793C" w:rsidP="001D3747">
      <w:pPr>
        <w:rPr>
          <w:rFonts w:asciiTheme="minorHAnsi" w:hAnsiTheme="minorHAnsi" w:cstheme="minorHAnsi"/>
        </w:rPr>
      </w:pPr>
      <w:r w:rsidRPr="00B32C1B">
        <w:rPr>
          <w:rFonts w:asciiTheme="minorHAnsi" w:hAnsiTheme="minorHAnsi" w:cstheme="minorHAnsi"/>
        </w:rPr>
        <w:t xml:space="preserve">You can make the script executable, so you don’t have to type python3 before entering the script. </w:t>
      </w:r>
      <w:r w:rsidR="00DF743F" w:rsidRPr="00B32C1B">
        <w:rPr>
          <w:rFonts w:asciiTheme="minorHAnsi" w:hAnsiTheme="minorHAnsi" w:cstheme="minorHAnsi"/>
        </w:rPr>
        <w:t>Instead,</w:t>
      </w:r>
      <w:r w:rsidRPr="00B32C1B">
        <w:rPr>
          <w:rFonts w:asciiTheme="minorHAnsi" w:hAnsiTheme="minorHAnsi" w:cstheme="minorHAnsi"/>
        </w:rPr>
        <w:t xml:space="preserve"> you will just enter a period before the location.</w:t>
      </w:r>
    </w:p>
    <w:p w14:paraId="6E7DB0FC" w14:textId="75C4976F" w:rsidR="00F2793C" w:rsidRDefault="00F2793C" w:rsidP="001D3747">
      <w:r>
        <w:rPr>
          <w:noProof/>
        </w:rPr>
        <mc:AlternateContent>
          <mc:Choice Requires="wps">
            <w:drawing>
              <wp:anchor distT="0" distB="0" distL="114300" distR="114300" simplePos="0" relativeHeight="251691008" behindDoc="0" locked="0" layoutInCell="1" allowOverlap="1" wp14:anchorId="11F2865F" wp14:editId="094D02DC">
                <wp:simplePos x="0" y="0"/>
                <wp:positionH relativeFrom="column">
                  <wp:posOffset>1436</wp:posOffset>
                </wp:positionH>
                <wp:positionV relativeFrom="paragraph">
                  <wp:posOffset>-1945</wp:posOffset>
                </wp:positionV>
                <wp:extent cx="3188392" cy="243840"/>
                <wp:effectExtent l="0" t="0" r="12065" b="10160"/>
                <wp:wrapNone/>
                <wp:docPr id="22" name="Text Box 22"/>
                <wp:cNvGraphicFramePr/>
                <a:graphic xmlns:a="http://schemas.openxmlformats.org/drawingml/2006/main">
                  <a:graphicData uri="http://schemas.microsoft.com/office/word/2010/wordprocessingShape">
                    <wps:wsp>
                      <wps:cNvSpPr txBox="1"/>
                      <wps:spPr>
                        <a:xfrm>
                          <a:off x="0" y="0"/>
                          <a:ext cx="3188392" cy="243840"/>
                        </a:xfrm>
                        <a:prstGeom prst="rect">
                          <a:avLst/>
                        </a:prstGeom>
                        <a:solidFill>
                          <a:schemeClr val="lt1"/>
                        </a:solidFill>
                        <a:ln w="6350">
                          <a:solidFill>
                            <a:prstClr val="black"/>
                          </a:solidFill>
                        </a:ln>
                      </wps:spPr>
                      <wps:txbx>
                        <w:txbxContent>
                          <w:p w14:paraId="66FB9926" w14:textId="45348F77" w:rsidR="00F2793C" w:rsidRPr="006D3271" w:rsidRDefault="00F2793C" w:rsidP="00F2793C">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1DF8C73B">
              <v:shape id="Text Box 22" style="position:absolute;margin-left:.1pt;margin-top:-.15pt;width:251.05pt;height:19.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1"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" w14:anchorId="11F2865F">
                <v:textbox>
                  <w:txbxContent>
                    <w:p w:rsidRPr="006D3271" w:rsidR="00F2793C" w:rsidP="00F2793C" w:rsidRDefault="00F2793C" w14:paraId="33330324" w14:textId="45348F77">
                      <w:pPr>
                        <w:rPr>
                          <w:rFonts w:ascii="Apple Braille" w:hAnsi="Apple Braille"/>
                          <w:sz w:val="16"/>
                          <w:szCs w:val="16"/>
                        </w:rPr>
                      </w:pPr>
                      <w:proofErr w:type="spellStart"/>
                      <w:r w:rsidRPr="006D3271">
                        <w:rPr>
                          <w:rFonts w:ascii="Apple Braille" w:hAnsi="Apple Braille"/>
                          <w:sz w:val="16"/>
                          <w:szCs w:val="16"/>
                        </w:rPr>
                        <w:t>chmod</w:t>
                      </w:r>
                      <w:proofErr w:type="spellEnd"/>
                      <w:r w:rsidRPr="006D3271">
                        <w:rPr>
                          <w:rFonts w:ascii="Apple Braille" w:hAnsi="Apple Braille"/>
                          <w:sz w:val="16"/>
                          <w:szCs w:val="16"/>
                        </w:rPr>
                        <w:t xml:space="preserve"> +x /home/admin/documents/scripts/XIQ-AD-PPSK-Sync.py</w:t>
                      </w:r>
                    </w:p>
                  </w:txbxContent>
                </v:textbox>
              </v:shape>
            </w:pict>
          </mc:Fallback>
        </mc:AlternateContent>
      </w:r>
    </w:p>
    <w:p w14:paraId="61B966EA" w14:textId="706BE243" w:rsidR="001D3747" w:rsidRDefault="00F2793C" w:rsidP="001D3747">
      <w:r>
        <w:rPr>
          <w:noProof/>
        </w:rPr>
        <mc:AlternateContent>
          <mc:Choice Requires="wps">
            <w:drawing>
              <wp:anchor distT="0" distB="0" distL="114300" distR="114300" simplePos="0" relativeHeight="251693056" behindDoc="0" locked="0" layoutInCell="1" allowOverlap="1" wp14:anchorId="24EEBF69" wp14:editId="479A4666">
                <wp:simplePos x="0" y="0"/>
                <wp:positionH relativeFrom="column">
                  <wp:posOffset>6224</wp:posOffset>
                </wp:positionH>
                <wp:positionV relativeFrom="paragraph">
                  <wp:posOffset>177065</wp:posOffset>
                </wp:positionV>
                <wp:extent cx="2714475" cy="243840"/>
                <wp:effectExtent l="0" t="0" r="16510" b="10160"/>
                <wp:wrapNone/>
                <wp:docPr id="23" name="Text Box 23"/>
                <wp:cNvGraphicFramePr/>
                <a:graphic xmlns:a="http://schemas.openxmlformats.org/drawingml/2006/main">
                  <a:graphicData uri="http://schemas.microsoft.com/office/word/2010/wordprocessingShape">
                    <wps:wsp>
                      <wps:cNvSpPr txBox="1"/>
                      <wps:spPr>
                        <a:xfrm>
                          <a:off x="0" y="0"/>
                          <a:ext cx="2714475" cy="243840"/>
                        </a:xfrm>
                        <a:prstGeom prst="rect">
                          <a:avLst/>
                        </a:prstGeom>
                        <a:solidFill>
                          <a:schemeClr val="lt1"/>
                        </a:solidFill>
                        <a:ln w="6350">
                          <a:solidFill>
                            <a:prstClr val="black"/>
                          </a:solidFill>
                        </a:ln>
                      </wps:spPr>
                      <wps:txbx>
                        <w:txbxContent>
                          <w:p w14:paraId="1E5F9790" w14:textId="08335445" w:rsidR="00F2793C" w:rsidRPr="006D3271" w:rsidRDefault="00F2793C" w:rsidP="00F2793C">
                            <w:pPr>
                              <w:rPr>
                                <w:rFonts w:ascii="Apple Braille" w:hAnsi="Apple Braille"/>
                                <w:sz w:val="16"/>
                                <w:szCs w:val="16"/>
                              </w:rPr>
                            </w:pPr>
                            <w:proofErr w:type="gramStart"/>
                            <w:r w:rsidRPr="006D3271">
                              <w:rPr>
                                <w:rFonts w:ascii="Apple Braille" w:hAnsi="Apple Braille"/>
                                <w:sz w:val="16"/>
                                <w:szCs w:val="16"/>
                              </w:rPr>
                              <w:t>./</w:t>
                            </w:r>
                            <w:proofErr w:type="gramEnd"/>
                            <w:r w:rsidRPr="006D3271">
                              <w:rPr>
                                <w:rFonts w:ascii="Apple Braille" w:hAnsi="Apple Braille"/>
                                <w:sz w:val="16"/>
                                <w:szCs w:val="16"/>
                              </w:rPr>
                              <w:t>home/admin/documents/scripts/XIQ-AD-PPSK-Sync.py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29FB54BD">
              <v:shape id="Text Box 23" style="position:absolute;margin-left:.5pt;margin-top:13.95pt;width:213.75pt;height:19.2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2"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" w14:anchorId="24EEBF69">
                <v:textbox>
                  <w:txbxContent>
                    <w:p w:rsidRPr="006D3271" w:rsidR="00F2793C" w:rsidP="00F2793C" w:rsidRDefault="00F2793C" w14:paraId="378D2DA9" w14:textId="08335445">
                      <w:pPr>
                        <w:rPr>
                          <w:rFonts w:ascii="Apple Braille" w:hAnsi="Apple Braille"/>
                          <w:sz w:val="16"/>
                          <w:szCs w:val="16"/>
                        </w:rPr>
                      </w:pPr>
                      <w:r w:rsidRPr="006D3271">
                        <w:rPr>
                          <w:rFonts w:ascii="Apple Braille" w:hAnsi="Apple Braille"/>
                          <w:sz w:val="16"/>
                          <w:szCs w:val="16"/>
                        </w:rPr>
                        <w:t>./home/admin/documents/scripts/XIQ-AD-PPSK-Sync.py</w:t>
                      </w:r>
                    </w:p>
                  </w:txbxContent>
                </v:textbox>
              </v:shape>
            </w:pict>
          </mc:Fallback>
        </mc:AlternateContent>
      </w:r>
    </w:p>
    <w:p w14:paraId="4198CF90" w14:textId="588138C6" w:rsidR="00F2793C" w:rsidRDefault="00F2793C" w:rsidP="001D3747"/>
    <w:p w14:paraId="4C00CD52" w14:textId="77777777" w:rsidR="00F2793C" w:rsidRDefault="00F2793C" w:rsidP="001D3747">
      <w:pPr>
        <w:pStyle w:val="Heading5"/>
        <w:rPr>
          <w:color w:val="7030A0"/>
        </w:rPr>
      </w:pPr>
    </w:p>
    <w:p w14:paraId="371F046C" w14:textId="18D2046F" w:rsidR="001D3747" w:rsidRPr="008E085A" w:rsidRDefault="001D3747" w:rsidP="008E085A">
      <w:pPr>
        <w:pStyle w:val="Heading4"/>
        <w:rPr>
          <w:color w:val="7030A0"/>
        </w:rPr>
      </w:pPr>
      <w:bookmarkStart w:id="72" w:name="_Toc92701423"/>
      <w:r w:rsidRPr="008E085A">
        <w:rPr>
          <w:color w:val="7030A0"/>
        </w:rPr>
        <w:t>Cron Job Output and Job Completion</w:t>
      </w:r>
      <w:bookmarkEnd w:id="72"/>
    </w:p>
    <w:p w14:paraId="255F89A5" w14:textId="444AF97C" w:rsidR="001D3747" w:rsidRPr="00B32C1B" w:rsidRDefault="001D3747" w:rsidP="001D3747">
      <w:pPr>
        <w:rPr>
          <w:rFonts w:asciiTheme="majorHAnsi" w:hAnsiTheme="majorHAnsi" w:cstheme="majorHAnsi"/>
          <w:color w:val="767171" w:themeColor="background2" w:themeShade="80"/>
          <w:sz w:val="20"/>
          <w:szCs w:val="20"/>
        </w:rPr>
      </w:pPr>
      <w:r w:rsidRPr="00B32C1B">
        <w:rPr>
          <w:rFonts w:asciiTheme="majorHAnsi" w:hAnsiTheme="majorHAnsi" w:cstheme="majorHAnsi"/>
          <w:color w:val="767171" w:themeColor="background2" w:themeShade="80"/>
          <w:sz w:val="20"/>
          <w:szCs w:val="20"/>
        </w:rPr>
        <w:t xml:space="preserve">Optional Part 3 of the </w:t>
      </w:r>
      <w:proofErr w:type="spellStart"/>
      <w:r w:rsidRPr="00B32C1B">
        <w:rPr>
          <w:rFonts w:asciiTheme="majorHAnsi" w:hAnsiTheme="majorHAnsi" w:cstheme="majorHAnsi"/>
          <w:color w:val="767171" w:themeColor="background2" w:themeShade="80"/>
          <w:sz w:val="20"/>
          <w:szCs w:val="20"/>
        </w:rPr>
        <w:t>cron</w:t>
      </w:r>
      <w:proofErr w:type="spellEnd"/>
      <w:r w:rsidRPr="00B32C1B">
        <w:rPr>
          <w:rFonts w:asciiTheme="majorHAnsi" w:hAnsiTheme="majorHAnsi" w:cstheme="majorHAnsi"/>
          <w:color w:val="767171" w:themeColor="background2" w:themeShade="80"/>
          <w:sz w:val="20"/>
          <w:szCs w:val="20"/>
        </w:rPr>
        <w:t xml:space="preserve"> job</w:t>
      </w:r>
    </w:p>
    <w:p w14:paraId="61E4987B" w14:textId="61861747"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The last part is an optional part that specifies where the output and completion of the script should go. If not specified, the </w:t>
      </w:r>
      <w:proofErr w:type="spellStart"/>
      <w:r w:rsidRPr="00B32C1B">
        <w:rPr>
          <w:rFonts w:asciiTheme="minorHAnsi" w:hAnsiTheme="minorHAnsi" w:cstheme="minorHAnsi"/>
        </w:rPr>
        <w:t>cron</w:t>
      </w:r>
      <w:proofErr w:type="spellEnd"/>
      <w:r w:rsidRPr="00B32C1B">
        <w:rPr>
          <w:rFonts w:asciiTheme="minorHAnsi" w:hAnsiTheme="minorHAnsi" w:cstheme="minorHAnsi"/>
        </w:rPr>
        <w:t xml:space="preserve"> will send an email to the owner of the crontab file.</w:t>
      </w:r>
    </w:p>
    <w:p w14:paraId="2D587F79" w14:textId="7037F8A0" w:rsidR="001D3747" w:rsidRPr="00B32C1B" w:rsidRDefault="001D3747" w:rsidP="001D3747">
      <w:pPr>
        <w:rPr>
          <w:rFonts w:asciiTheme="minorHAnsi" w:hAnsiTheme="minorHAnsi" w:cstheme="minorHAnsi"/>
        </w:rPr>
      </w:pPr>
    </w:p>
    <w:p w14:paraId="2E49F94D" w14:textId="40551A6C" w:rsidR="001D3747" w:rsidRPr="00B32C1B" w:rsidRDefault="001D3747" w:rsidP="001D3747">
      <w:pPr>
        <w:rPr>
          <w:rFonts w:asciiTheme="minorHAnsi" w:hAnsiTheme="minorHAnsi" w:cstheme="minorHAnsi"/>
        </w:rPr>
      </w:pPr>
      <w:r w:rsidRPr="00B32C1B">
        <w:rPr>
          <w:rFonts w:asciiTheme="minorHAnsi" w:hAnsiTheme="minorHAnsi" w:cstheme="minorHAnsi"/>
        </w:rPr>
        <w:t xml:space="preserve">To avoid filling up the inbox on the server, it is recommended to </w:t>
      </w:r>
      <w:r w:rsidR="00F2793C" w:rsidRPr="00B32C1B">
        <w:rPr>
          <w:rFonts w:asciiTheme="minorHAnsi" w:hAnsiTheme="minorHAnsi" w:cstheme="minorHAnsi"/>
        </w:rPr>
        <w:t xml:space="preserve">have something </w:t>
      </w:r>
      <w:r w:rsidRPr="00B32C1B">
        <w:rPr>
          <w:rFonts w:asciiTheme="minorHAnsi" w:hAnsiTheme="minorHAnsi" w:cstheme="minorHAnsi"/>
        </w:rPr>
        <w:t xml:space="preserve">set </w:t>
      </w:r>
      <w:r w:rsidR="00F2793C" w:rsidRPr="00B32C1B">
        <w:rPr>
          <w:rFonts w:asciiTheme="minorHAnsi" w:hAnsiTheme="minorHAnsi" w:cstheme="minorHAnsi"/>
        </w:rPr>
        <w:t>for the output</w:t>
      </w:r>
      <w:r w:rsidRPr="00B32C1B">
        <w:rPr>
          <w:rFonts w:asciiTheme="minorHAnsi" w:hAnsiTheme="minorHAnsi" w:cstheme="minorHAnsi"/>
        </w:rPr>
        <w:t>.</w:t>
      </w:r>
      <w:r w:rsidR="00F2793C" w:rsidRPr="00B32C1B">
        <w:rPr>
          <w:rFonts w:asciiTheme="minorHAnsi" w:hAnsiTheme="minorHAnsi" w:cstheme="minorHAnsi"/>
        </w:rPr>
        <w:t xml:space="preserve"> This can be set to append to a file </w:t>
      </w:r>
    </w:p>
    <w:p w14:paraId="1BE3766E" w14:textId="04820CA3" w:rsidR="00F2793C" w:rsidRDefault="00F2793C" w:rsidP="001D3747">
      <w:r>
        <w:rPr>
          <w:noProof/>
        </w:rPr>
        <mc:AlternateContent>
          <mc:Choice Requires="wps">
            <w:drawing>
              <wp:anchor distT="0" distB="0" distL="114300" distR="114300" simplePos="0" relativeHeight="251682816" behindDoc="0" locked="0" layoutInCell="1" allowOverlap="1" wp14:anchorId="21F30E67" wp14:editId="4042B098">
                <wp:simplePos x="0" y="0"/>
                <wp:positionH relativeFrom="column">
                  <wp:posOffset>73248</wp:posOffset>
                </wp:positionH>
                <wp:positionV relativeFrom="paragraph">
                  <wp:posOffset>-562</wp:posOffset>
                </wp:positionV>
                <wp:extent cx="3198006" cy="243840"/>
                <wp:effectExtent l="0" t="0" r="15240" b="10160"/>
                <wp:wrapNone/>
                <wp:docPr id="18" name="Text Box 18"/>
                <wp:cNvGraphicFramePr/>
                <a:graphic xmlns:a="http://schemas.openxmlformats.org/drawingml/2006/main">
                  <a:graphicData uri="http://schemas.microsoft.com/office/word/2010/wordprocessingShape">
                    <wps:wsp>
                      <wps:cNvSpPr txBox="1"/>
                      <wps:spPr>
                        <a:xfrm>
                          <a:off x="0" y="0"/>
                          <a:ext cx="3198006" cy="243840"/>
                        </a:xfrm>
                        <a:prstGeom prst="rect">
                          <a:avLst/>
                        </a:prstGeom>
                        <a:solidFill>
                          <a:schemeClr val="lt1"/>
                        </a:solidFill>
                        <a:ln w="6350">
                          <a:solidFill>
                            <a:prstClr val="black"/>
                          </a:solidFill>
                        </a:ln>
                      </wps:spPr>
                      <wps:txbx>
                        <w:txbxContent>
                          <w:p w14:paraId="00432199" w14:textId="0716AF89" w:rsidR="00F2793C" w:rsidRPr="00C526E6" w:rsidRDefault="00F2793C" w:rsidP="00F2793C">
                            <w:pPr>
                              <w:rPr>
                                <w:rFonts w:ascii="Apple Braille" w:hAnsi="Apple Braille"/>
                                <w:sz w:val="16"/>
                                <w:szCs w:val="16"/>
                              </w:rPr>
                            </w:pPr>
                            <w:r w:rsidRPr="00C526E6">
                              <w:rPr>
                                <w:rFonts w:ascii="Apple Braille" w:hAnsi="Apple Braille"/>
                                <w:sz w:val="16"/>
                                <w:szCs w:val="16"/>
                              </w:rPr>
                              <w:t>&gt;&gt; /home/admin/documents/scripts/XIQ-AD-PPSK-Sync-Output.txt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0520EEB0">
              <v:shape id="Text Box 18" style="position:absolute;margin-left:5.75pt;margin-top:-.05pt;width:251.8pt;height:19.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3"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" w14:anchorId="21F30E67">
                <v:textbox>
                  <w:txbxContent>
                    <w:p w:rsidRPr="00C526E6" w:rsidR="00F2793C" w:rsidP="00F2793C" w:rsidRDefault="00F2793C" w14:paraId="2D24BA91" w14:textId="0716AF89">
                      <w:pPr>
                        <w:rPr>
                          <w:rFonts w:ascii="Apple Braille" w:hAnsi="Apple Braille"/>
                          <w:sz w:val="16"/>
                          <w:szCs w:val="16"/>
                        </w:rPr>
                      </w:pPr>
                      <w:r w:rsidRPr="00C526E6">
                        <w:rPr>
                          <w:rFonts w:ascii="Apple Braille" w:hAnsi="Apple Braille"/>
                          <w:sz w:val="16"/>
                          <w:szCs w:val="16"/>
                        </w:rPr>
                        <w:t>&gt;&gt; /home/admin/documents/scripts/XIQ-AD-PPSK-Sync-Output.txt</w:t>
                      </w:r>
                    </w:p>
                  </w:txbxContent>
                </v:textbox>
              </v:shape>
            </w:pict>
          </mc:Fallback>
        </mc:AlternateContent>
      </w:r>
    </w:p>
    <w:p w14:paraId="0C2B7820" w14:textId="02206F94" w:rsidR="00F2793C" w:rsidRDefault="00F2793C" w:rsidP="001D3747"/>
    <w:p w14:paraId="31653C1C" w14:textId="2543FAB5" w:rsidR="00F2793C" w:rsidRPr="00641946" w:rsidRDefault="00F2793C" w:rsidP="001D3747">
      <w:pPr>
        <w:rPr>
          <w:rFonts w:asciiTheme="minorHAnsi" w:hAnsiTheme="minorHAnsi" w:cstheme="minorHAnsi"/>
        </w:rPr>
      </w:pPr>
      <w:r w:rsidRPr="00641946">
        <w:rPr>
          <w:rFonts w:asciiTheme="minorHAnsi" w:hAnsiTheme="minorHAnsi" w:cstheme="minorHAnsi"/>
          <w:noProof/>
        </w:rPr>
        <mc:AlternateContent>
          <mc:Choice Requires="wps">
            <w:drawing>
              <wp:anchor distT="0" distB="0" distL="114300" distR="114300" simplePos="0" relativeHeight="251684864" behindDoc="0" locked="0" layoutInCell="1" allowOverlap="1" wp14:anchorId="3CE0F5CC" wp14:editId="3873E503">
                <wp:simplePos x="0" y="0"/>
                <wp:positionH relativeFrom="column">
                  <wp:posOffset>1437</wp:posOffset>
                </wp:positionH>
                <wp:positionV relativeFrom="paragraph">
                  <wp:posOffset>175536</wp:posOffset>
                </wp:positionV>
                <wp:extent cx="1000574" cy="243840"/>
                <wp:effectExtent l="0" t="0" r="15875" b="10160"/>
                <wp:wrapNone/>
                <wp:docPr id="19" name="Text Box 19"/>
                <wp:cNvGraphicFramePr/>
                <a:graphic xmlns:a="http://schemas.openxmlformats.org/drawingml/2006/main">
                  <a:graphicData uri="http://schemas.microsoft.com/office/word/2010/wordprocessingShape">
                    <wps:wsp>
                      <wps:cNvSpPr txBox="1"/>
                      <wps:spPr>
                        <a:xfrm>
                          <a:off x="0" y="0"/>
                          <a:ext cx="1000574" cy="243840"/>
                        </a:xfrm>
                        <a:prstGeom prst="rect">
                          <a:avLst/>
                        </a:prstGeom>
                        <a:solidFill>
                          <a:schemeClr val="lt1"/>
                        </a:solidFill>
                        <a:ln w="6350">
                          <a:solidFill>
                            <a:prstClr val="black"/>
                          </a:solidFill>
                        </a:ln>
                      </wps:spPr>
                      <wps:txbx>
                        <w:txbxContent>
                          <w:p w14:paraId="5C8FE876" w14:textId="23EB475B" w:rsidR="00F2793C" w:rsidRPr="00C526E6" w:rsidRDefault="00F2793C" w:rsidP="00F2793C">
                            <w:pPr>
                              <w:rPr>
                                <w:rFonts w:ascii="Apple Braille" w:hAnsi="Apple Braille"/>
                                <w:sz w:val="16"/>
                                <w:szCs w:val="16"/>
                              </w:rPr>
                            </w:pPr>
                            <w:r w:rsidRPr="00C526E6">
                              <w:rPr>
                                <w:rFonts w:ascii="Apple Braille" w:hAnsi="Apple Braille"/>
                                <w:sz w:val="16"/>
                                <w:szCs w:val="16"/>
                              </w:rPr>
                              <w:t>&gt; /dev/null 2&gt;&amp;1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65CEDCF9">
              <v:shape id="Text Box 19" style="position:absolute;margin-left:.1pt;margin-top:13.8pt;width:78.8pt;height:19.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4"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" w14:anchorId="3CE0F5CC">
                <v:textbox>
                  <w:txbxContent>
                    <w:p w:rsidRPr="00C526E6" w:rsidR="00F2793C" w:rsidP="00F2793C" w:rsidRDefault="00F2793C" w14:paraId="3D2D5D52" w14:textId="23EB475B">
                      <w:pPr>
                        <w:rPr>
                          <w:rFonts w:ascii="Apple Braille" w:hAnsi="Apple Braille"/>
                          <w:sz w:val="16"/>
                          <w:szCs w:val="16"/>
                        </w:rPr>
                      </w:pPr>
                      <w:r w:rsidRPr="00C526E6">
                        <w:rPr>
                          <w:rFonts w:ascii="Apple Braille" w:hAnsi="Apple Braille"/>
                          <w:sz w:val="16"/>
                          <w:szCs w:val="16"/>
                        </w:rPr>
                        <w:t>&gt; /dev/null 2&gt;&amp;1</w:t>
                      </w:r>
                    </w:p>
                  </w:txbxContent>
                </v:textbox>
              </v:shape>
            </w:pict>
          </mc:Fallback>
        </mc:AlternateContent>
      </w:r>
      <w:r w:rsidRPr="00641946">
        <w:rPr>
          <w:rFonts w:asciiTheme="minorHAnsi" w:hAnsiTheme="minorHAnsi" w:cstheme="minorHAnsi"/>
        </w:rPr>
        <w:t>Or can be set just turn off the email output</w:t>
      </w:r>
    </w:p>
    <w:p w14:paraId="5611912B" w14:textId="3BF5C11B" w:rsidR="00F2793C" w:rsidRDefault="00F2793C" w:rsidP="001D3747"/>
    <w:p w14:paraId="5DFDE9FF" w14:textId="42D079D2" w:rsidR="00F2793C" w:rsidRDefault="00F2793C" w:rsidP="001D3747"/>
    <w:p w14:paraId="52DE5477" w14:textId="1AB6AECC" w:rsidR="00F2793C" w:rsidRPr="008E085A" w:rsidRDefault="00F2793C" w:rsidP="008E085A">
      <w:pPr>
        <w:pStyle w:val="Heading4"/>
        <w:rPr>
          <w:color w:val="7030A0"/>
        </w:rPr>
      </w:pPr>
      <w:bookmarkStart w:id="73" w:name="_Toc92701424"/>
      <w:r w:rsidRPr="008E085A">
        <w:rPr>
          <w:color w:val="7030A0"/>
        </w:rPr>
        <w:t>Cron Job Command Example</w:t>
      </w:r>
      <w:bookmarkEnd w:id="73"/>
    </w:p>
    <w:p w14:paraId="62B449E5" w14:textId="364DAAEE" w:rsidR="00F2793C" w:rsidRPr="00A018D3" w:rsidRDefault="00F2793C" w:rsidP="00F2793C">
      <w:pPr>
        <w:rPr>
          <w:rFonts w:asciiTheme="minorHAnsi" w:hAnsiTheme="minorHAnsi" w:cstheme="minorHAnsi"/>
        </w:rPr>
      </w:pPr>
      <w:r w:rsidRPr="00641946">
        <w:rPr>
          <w:rFonts w:asciiTheme="minorHAnsi" w:hAnsiTheme="minorHAnsi" w:cstheme="minorHAnsi"/>
        </w:rPr>
        <w:t>The command should be entered in a single line and then save the crontab file.</w:t>
      </w:r>
    </w:p>
    <w:p w14:paraId="124B5038" w14:textId="0A938D80"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 xml:space="preserve"> Every 8 hours</w:t>
      </w:r>
      <w:r w:rsidR="00047426">
        <w:rPr>
          <w:rFonts w:asciiTheme="majorHAnsi" w:hAnsiTheme="majorHAnsi" w:cstheme="majorHAnsi"/>
          <w:i/>
          <w:iCs/>
          <w:color w:val="7030A0"/>
          <w:sz w:val="15"/>
          <w:szCs w:val="15"/>
        </w:rPr>
        <w:t xml:space="preserve"> turning off output</w:t>
      </w:r>
    </w:p>
    <w:p w14:paraId="46700701" w14:textId="5233A2F4" w:rsidR="00F2793C" w:rsidRDefault="00C526E6" w:rsidP="00F2793C">
      <w:r>
        <w:rPr>
          <w:noProof/>
        </w:rPr>
        <mc:AlternateContent>
          <mc:Choice Requires="wps">
            <w:drawing>
              <wp:anchor distT="0" distB="0" distL="114300" distR="114300" simplePos="0" relativeHeight="251686912" behindDoc="0" locked="0" layoutInCell="1" allowOverlap="1" wp14:anchorId="5BBC3BF4" wp14:editId="7EF45015">
                <wp:simplePos x="0" y="0"/>
                <wp:positionH relativeFrom="column">
                  <wp:posOffset>6058</wp:posOffset>
                </wp:positionH>
                <wp:positionV relativeFrom="paragraph">
                  <wp:posOffset>12109</wp:posOffset>
                </wp:positionV>
                <wp:extent cx="4418802" cy="243840"/>
                <wp:effectExtent l="0" t="0" r="13970" b="10160"/>
                <wp:wrapNone/>
                <wp:docPr id="20" name="Text Box 20"/>
                <wp:cNvGraphicFramePr/>
                <a:graphic xmlns:a="http://schemas.openxmlformats.org/drawingml/2006/main">
                  <a:graphicData uri="http://schemas.microsoft.com/office/word/2010/wordprocessingShape">
                    <wps:wsp>
                      <wps:cNvSpPr txBox="1"/>
                      <wps:spPr>
                        <a:xfrm>
                          <a:off x="0" y="0"/>
                          <a:ext cx="4418802" cy="243840"/>
                        </a:xfrm>
                        <a:prstGeom prst="rect">
                          <a:avLst/>
                        </a:prstGeom>
                        <a:solidFill>
                          <a:schemeClr val="lt1"/>
                        </a:solidFill>
                        <a:ln w="6350">
                          <a:solidFill>
                            <a:prstClr val="black"/>
                          </a:solidFill>
                        </a:ln>
                      </wps:spPr>
                      <wps:txbx>
                        <w:txbxContent>
                          <w:p w14:paraId="2CE78E75" w14:textId="77777777" w:rsidR="00F2793C" w:rsidRPr="00C526E6" w:rsidRDefault="00F2793C" w:rsidP="00F2793C">
                            <w:pPr>
                              <w:rPr>
                                <w:rFonts w:ascii="Apple Braille" w:hAnsi="Apple Braille"/>
                                <w:sz w:val="16"/>
                                <w:szCs w:val="16"/>
                              </w:rPr>
                            </w:pPr>
                            <w:r w:rsidRPr="00C526E6">
                              <w:rPr>
                                <w:rFonts w:ascii="Apple Braille" w:hAnsi="Apple Braille"/>
                                <w:sz w:val="16"/>
                                <w:szCs w:val="16"/>
                              </w:rPr>
                              <w:t>0 */8 * * * python /home/admin/documents/scripts/XIQ-AD-PPSK-Sync.py &gt; /dev/null 2&gt;&amp;1</w:t>
                            </w:r>
                          </w:p>
                          <w:p w14:paraId="70DB3D6D" w14:textId="4A50D98C" w:rsidR="00F2793C" w:rsidRPr="001D3747" w:rsidRDefault="00F2793C" w:rsidP="00F2793C">
                            <w:pPr>
                              <w:rPr>
                                <w:rFonts w:ascii="Cambria" w:hAnsi="Cambria"/>
                                <w:sz w:val="18"/>
                                <w:szCs w:val="18"/>
                              </w:rPr>
                            </w:pPr>
                          </w:p>
                          <w:p w14:paraId="24C770F0" w14:textId="25D06028"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1A5F1F01">
              <v:shape id="Text Box 20" style="position:absolute;margin-left:.5pt;margin-top:.95pt;width:347.95pt;height:19.2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5"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" w14:anchorId="5BBC3BF4">
                <v:textbox>
                  <w:txbxContent>
                    <w:p w:rsidRPr="00C526E6" w:rsidR="00F2793C" w:rsidP="00F2793C" w:rsidRDefault="00F2793C" w14:paraId="4FF5138F" w14:textId="77777777">
                      <w:pPr>
                        <w:rPr>
                          <w:rFonts w:ascii="Apple Braille" w:hAnsi="Apple Braille"/>
                          <w:sz w:val="16"/>
                          <w:szCs w:val="16"/>
                        </w:rPr>
                      </w:pPr>
                      <w:r w:rsidRPr="00C526E6">
                        <w:rPr>
                          <w:rFonts w:ascii="Apple Braille" w:hAnsi="Apple Braille"/>
                          <w:sz w:val="16"/>
                          <w:szCs w:val="16"/>
                        </w:rPr>
                        <w:t>0 */8 * * * python /home/admin/documents/scripts/XIQ-AD-PPSK-Sync.py &gt; /dev/null 2&gt;&amp;1</w:t>
                      </w:r>
                    </w:p>
                    <w:p w:rsidRPr="001D3747" w:rsidR="00F2793C" w:rsidP="00F2793C" w:rsidRDefault="00F2793C" w14:paraId="672A6659" w14:textId="4A50D98C">
                      <w:pPr>
                        <w:rPr>
                          <w:rFonts w:ascii="Cambria" w:hAnsi="Cambria"/>
                          <w:sz w:val="18"/>
                          <w:szCs w:val="18"/>
                        </w:rPr>
                      </w:pPr>
                    </w:p>
                    <w:p w:rsidRPr="001D3747" w:rsidR="00F2793C" w:rsidP="00F2793C" w:rsidRDefault="00F2793C" w14:paraId="0A37501D" w14:textId="25D06028">
                      <w:pPr>
                        <w:rPr>
                          <w:rFonts w:ascii="Cambria" w:hAnsi="Cambria"/>
                          <w:sz w:val="18"/>
                          <w:szCs w:val="18"/>
                        </w:rPr>
                      </w:pPr>
                    </w:p>
                  </w:txbxContent>
                </v:textbox>
              </v:shape>
            </w:pict>
          </mc:Fallback>
        </mc:AlternateContent>
      </w:r>
    </w:p>
    <w:p w14:paraId="6D59832B" w14:textId="1E09EB4E" w:rsidR="00F2793C" w:rsidRDefault="00F2793C" w:rsidP="00F2793C"/>
    <w:p w14:paraId="7D94CB5A" w14:textId="3DA15698" w:rsidR="00F2793C" w:rsidRPr="00641946" w:rsidRDefault="00F2793C" w:rsidP="00F2793C">
      <w:pPr>
        <w:rPr>
          <w:rFonts w:asciiTheme="majorHAnsi" w:hAnsiTheme="majorHAnsi" w:cstheme="majorHAnsi"/>
          <w:i/>
          <w:iCs/>
          <w:color w:val="7030A0"/>
          <w:sz w:val="15"/>
          <w:szCs w:val="15"/>
        </w:rPr>
      </w:pPr>
      <w:r w:rsidRPr="00641946">
        <w:rPr>
          <w:rFonts w:asciiTheme="majorHAnsi" w:hAnsiTheme="majorHAnsi" w:cstheme="majorHAnsi"/>
          <w:i/>
          <w:iCs/>
          <w:color w:val="7030A0"/>
          <w:sz w:val="15"/>
          <w:szCs w:val="15"/>
        </w:rPr>
        <w:t>Every 12 hours with saved output</w:t>
      </w:r>
    </w:p>
    <w:p w14:paraId="065784C6" w14:textId="3155863C" w:rsidR="00F2793C" w:rsidRDefault="00F2793C" w:rsidP="00F2793C">
      <w:r>
        <w:rPr>
          <w:noProof/>
        </w:rPr>
        <mc:AlternateContent>
          <mc:Choice Requires="wps">
            <w:drawing>
              <wp:anchor distT="0" distB="0" distL="114300" distR="114300" simplePos="0" relativeHeight="251688960" behindDoc="0" locked="0" layoutInCell="1" allowOverlap="1" wp14:anchorId="294A3DAC" wp14:editId="15EE89A3">
                <wp:simplePos x="0" y="0"/>
                <wp:positionH relativeFrom="column">
                  <wp:posOffset>-41651</wp:posOffset>
                </wp:positionH>
                <wp:positionV relativeFrom="paragraph">
                  <wp:posOffset>59740</wp:posOffset>
                </wp:positionV>
                <wp:extent cx="5931632" cy="243840"/>
                <wp:effectExtent l="0" t="0" r="12065" b="10160"/>
                <wp:wrapNone/>
                <wp:docPr id="21" name="Text Box 21"/>
                <wp:cNvGraphicFramePr/>
                <a:graphic xmlns:a="http://schemas.openxmlformats.org/drawingml/2006/main">
                  <a:graphicData uri="http://schemas.microsoft.com/office/word/2010/wordprocessingShape">
                    <wps:wsp>
                      <wps:cNvSpPr txBox="1"/>
                      <wps:spPr>
                        <a:xfrm>
                          <a:off x="0" y="0"/>
                          <a:ext cx="5931632" cy="243840"/>
                        </a:xfrm>
                        <a:prstGeom prst="rect">
                          <a:avLst/>
                        </a:prstGeom>
                        <a:solidFill>
                          <a:schemeClr val="lt1"/>
                        </a:solidFill>
                        <a:ln w="6350">
                          <a:solidFill>
                            <a:prstClr val="black"/>
                          </a:solidFill>
                        </a:ln>
                      </wps:spPr>
                      <wps:txbx>
                        <w:txbxContent>
                          <w:p w14:paraId="1F0E91A2" w14:textId="565171DE" w:rsidR="00F2793C" w:rsidRPr="00C526E6" w:rsidRDefault="00F2793C" w:rsidP="00F2793C">
                            <w:pPr>
                              <w:rPr>
                                <w:rFonts w:ascii="Apple Braille" w:hAnsi="Apple Braille"/>
                                <w:sz w:val="15"/>
                                <w:szCs w:val="15"/>
                              </w:rPr>
                            </w:pPr>
                            <w:r w:rsidRPr="00C526E6">
                              <w:rPr>
                                <w:rFonts w:ascii="Apple Braille" w:hAnsi="Apple Braille"/>
                                <w:sz w:val="15"/>
                                <w:szCs w:val="15"/>
                              </w:rPr>
                              <w:t xml:space="preserve">0 */12 * * </w:t>
                            </w:r>
                            <w:proofErr w:type="gramStart"/>
                            <w:r w:rsidRPr="00C526E6">
                              <w:rPr>
                                <w:rFonts w:ascii="Apple Braille" w:hAnsi="Apple Braille"/>
                                <w:sz w:val="15"/>
                                <w:szCs w:val="15"/>
                              </w:rPr>
                              <w:t>* .</w:t>
                            </w:r>
                            <w:proofErr w:type="gramEnd"/>
                            <w:r w:rsidRPr="00C526E6">
                              <w:rPr>
                                <w:rFonts w:ascii="Apple Braille" w:hAnsi="Apple Braille"/>
                                <w:sz w:val="15"/>
                                <w:szCs w:val="15"/>
                              </w:rPr>
                              <w:t>/home/admin/documents/scripts/XIQ-AD-PPSK-Sync.py &gt;&gt; /home/admin/documents/scripts/XIQ-AD-PPSK-Sync-Output.txt</w:t>
                            </w:r>
                          </w:p>
                          <w:p w14:paraId="668D599F" w14:textId="0CF5AFCC" w:rsidR="00F2793C" w:rsidRPr="001D3747" w:rsidRDefault="00F2793C" w:rsidP="00F2793C">
                            <w:pPr>
                              <w:rPr>
                                <w:rFonts w:ascii="Cambria" w:hAnsi="Cambria"/>
                                <w:sz w:val="18"/>
                                <w:szCs w:val="18"/>
                              </w:rPr>
                            </w:pPr>
                          </w:p>
                          <w:p w14:paraId="57B423B8" w14:textId="77777777" w:rsidR="00F2793C" w:rsidRPr="001D3747" w:rsidRDefault="00F2793C" w:rsidP="00F2793C">
                            <w:pPr>
                              <w:rPr>
                                <w:rFonts w:ascii="Cambria" w:hAnsi="Cambria"/>
                                <w:sz w:val="18"/>
                                <w:szCs w:val="18"/>
                              </w:rPr>
                            </w:pPr>
                          </w:p>
                          <w:p w14:paraId="34CB2675" w14:textId="77777777" w:rsidR="00F2793C" w:rsidRPr="001D3747" w:rsidRDefault="00F2793C" w:rsidP="00F2793C">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4DFF0F99">
              <v:shape id="Text Box 21" style="position:absolute;margin-left:-3.3pt;margin-top:4.7pt;width:467.05pt;height:19.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6"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" w14:anchorId="294A3DAC">
                <v:textbox>
                  <w:txbxContent>
                    <w:p w:rsidRPr="00C526E6" w:rsidR="00F2793C" w:rsidP="00F2793C" w:rsidRDefault="00F2793C" w14:paraId="41137FF9" w14:textId="565171DE">
                      <w:pPr>
                        <w:rPr>
                          <w:rFonts w:ascii="Apple Braille" w:hAnsi="Apple Braille"/>
                          <w:sz w:val="15"/>
                          <w:szCs w:val="15"/>
                        </w:rPr>
                      </w:pPr>
                      <w:r w:rsidRPr="00C526E6">
                        <w:rPr>
                          <w:rFonts w:ascii="Apple Braille" w:hAnsi="Apple Braille"/>
                          <w:sz w:val="15"/>
                          <w:szCs w:val="15"/>
                        </w:rPr>
                        <w:t>0 */12 * * * ./home/admin/documents/scripts/XIQ-AD-PPSK-Sync.py &gt;&gt; /home/admin/documents/scripts/XIQ-AD-PPSK-Sync-Output.txt</w:t>
                      </w:r>
                    </w:p>
                    <w:p w:rsidRPr="001D3747" w:rsidR="00F2793C" w:rsidP="00F2793C" w:rsidRDefault="00F2793C" w14:paraId="5DAB6C7B" w14:textId="0CF5AFCC">
                      <w:pPr>
                        <w:rPr>
                          <w:rFonts w:ascii="Cambria" w:hAnsi="Cambria"/>
                          <w:sz w:val="18"/>
                          <w:szCs w:val="18"/>
                        </w:rPr>
                      </w:pPr>
                    </w:p>
                    <w:p w:rsidRPr="001D3747" w:rsidR="00F2793C" w:rsidP="00F2793C" w:rsidRDefault="00F2793C" w14:paraId="02EB378F" w14:textId="77777777">
                      <w:pPr>
                        <w:rPr>
                          <w:rFonts w:ascii="Cambria" w:hAnsi="Cambria"/>
                          <w:sz w:val="18"/>
                          <w:szCs w:val="18"/>
                        </w:rPr>
                      </w:pPr>
                    </w:p>
                    <w:p w:rsidRPr="001D3747" w:rsidR="00F2793C" w:rsidP="00F2793C" w:rsidRDefault="00F2793C" w14:paraId="6A05A809" w14:textId="77777777">
                      <w:pPr>
                        <w:rPr>
                          <w:rFonts w:ascii="Cambria" w:hAnsi="Cambria"/>
                          <w:sz w:val="18"/>
                          <w:szCs w:val="18"/>
                        </w:rPr>
                      </w:pPr>
                    </w:p>
                  </w:txbxContent>
                </v:textbox>
              </v:shape>
            </w:pict>
          </mc:Fallback>
        </mc:AlternateContent>
      </w:r>
    </w:p>
    <w:p w14:paraId="390B8018" w14:textId="6D6509D4" w:rsidR="00F2793C" w:rsidRDefault="00F2793C" w:rsidP="00F2793C"/>
    <w:p w14:paraId="2EDECAC5" w14:textId="3415ABFA" w:rsidR="00F2793C" w:rsidRDefault="00F2793C" w:rsidP="00F2793C"/>
    <w:p w14:paraId="6CA0E2CC" w14:textId="03DFC0A6" w:rsidR="00F2793C" w:rsidRPr="008E085A" w:rsidRDefault="00F2793C" w:rsidP="008E085A">
      <w:pPr>
        <w:pStyle w:val="Heading2"/>
        <w:rPr>
          <w:b w:val="0"/>
          <w:bCs/>
        </w:rPr>
      </w:pPr>
      <w:bookmarkStart w:id="74" w:name="_Toc92701425"/>
      <w:r w:rsidRPr="008E085A">
        <w:rPr>
          <w:b w:val="0"/>
          <w:bCs/>
        </w:rPr>
        <w:t>Windows based Systems</w:t>
      </w:r>
      <w:bookmarkEnd w:id="74"/>
    </w:p>
    <w:p w14:paraId="77CF0C7E" w14:textId="6294C18D" w:rsidR="000C677C" w:rsidRPr="00641946" w:rsidRDefault="000C677C" w:rsidP="000C677C">
      <w:pPr>
        <w:rPr>
          <w:rFonts w:asciiTheme="minorHAnsi" w:hAnsiTheme="minorHAnsi" w:cstheme="minorHAnsi"/>
        </w:rPr>
      </w:pPr>
      <w:r w:rsidRPr="00641946">
        <w:rPr>
          <w:rFonts w:asciiTheme="minorHAnsi" w:hAnsiTheme="minorHAnsi" w:cstheme="minorHAnsi"/>
        </w:rPr>
        <w:t>A Windows task schedule can be setup to automatically run the script at a specified interval. Ideally this could be set for every 8,</w:t>
      </w:r>
      <w:r w:rsidR="00C832F6">
        <w:rPr>
          <w:rFonts w:asciiTheme="minorHAnsi" w:hAnsiTheme="minorHAnsi" w:cstheme="minorHAnsi"/>
        </w:rPr>
        <w:t xml:space="preserve"> </w:t>
      </w:r>
      <w:r w:rsidRPr="00641946">
        <w:rPr>
          <w:rFonts w:asciiTheme="minorHAnsi" w:hAnsiTheme="minorHAnsi" w:cstheme="minorHAnsi"/>
        </w:rPr>
        <w:t xml:space="preserve">12, or 24 hours, this would make sure the AD group and PPSK user group would stay in sync. The script can also be </w:t>
      </w:r>
      <w:r w:rsidR="004950D7">
        <w:rPr>
          <w:rFonts w:asciiTheme="minorHAnsi" w:hAnsiTheme="minorHAnsi" w:cstheme="minorHAnsi"/>
        </w:rPr>
        <w:t>executed</w:t>
      </w:r>
      <w:r w:rsidR="004950D7" w:rsidRPr="00641946">
        <w:rPr>
          <w:rFonts w:asciiTheme="minorHAnsi" w:hAnsiTheme="minorHAnsi" w:cstheme="minorHAnsi"/>
        </w:rPr>
        <w:t xml:space="preserve"> </w:t>
      </w:r>
      <w:r w:rsidRPr="00641946">
        <w:rPr>
          <w:rFonts w:asciiTheme="minorHAnsi" w:hAnsiTheme="minorHAnsi" w:cstheme="minorHAnsi"/>
        </w:rPr>
        <w:t>manually between those times if a user needed to be added right away or removed right away.</w:t>
      </w:r>
    </w:p>
    <w:p w14:paraId="48DE158B" w14:textId="77777777" w:rsidR="00045915" w:rsidRDefault="00045915" w:rsidP="008E085A">
      <w:pPr>
        <w:pStyle w:val="Heading3"/>
        <w:rPr>
          <w:b w:val="0"/>
          <w:bCs/>
          <w:sz w:val="21"/>
          <w:szCs w:val="21"/>
        </w:rPr>
      </w:pPr>
    </w:p>
    <w:p w14:paraId="3E736971" w14:textId="453978DA" w:rsidR="00F2793C" w:rsidRPr="008E085A" w:rsidRDefault="00B07803" w:rsidP="008E085A">
      <w:pPr>
        <w:pStyle w:val="Heading3"/>
        <w:rPr>
          <w:b w:val="0"/>
          <w:bCs/>
          <w:sz w:val="21"/>
          <w:szCs w:val="21"/>
        </w:rPr>
      </w:pPr>
      <w:bookmarkStart w:id="75" w:name="_Toc92701426"/>
      <w:r w:rsidRPr="008E085A">
        <w:rPr>
          <w:b w:val="0"/>
          <w:bCs/>
          <w:sz w:val="21"/>
          <w:szCs w:val="21"/>
        </w:rPr>
        <w:t>Setting up Windows Task Scheduler</w:t>
      </w:r>
      <w:bookmarkEnd w:id="75"/>
    </w:p>
    <w:p w14:paraId="48C3C52E" w14:textId="0BE53CD2" w:rsidR="00B07803" w:rsidRPr="00641946" w:rsidRDefault="00B07803" w:rsidP="00B07803">
      <w:pPr>
        <w:rPr>
          <w:rFonts w:asciiTheme="minorHAnsi" w:hAnsiTheme="minorHAnsi" w:cstheme="minorHAnsi"/>
        </w:rPr>
      </w:pPr>
      <w:r w:rsidRPr="00641946">
        <w:rPr>
          <w:rFonts w:asciiTheme="minorHAnsi" w:hAnsiTheme="minorHAnsi" w:cstheme="minorHAnsi"/>
        </w:rPr>
        <w:t>Open Control Panel &gt; System and Security &gt; Administrative Tools &gt; Task Scheduler</w:t>
      </w:r>
    </w:p>
    <w:p w14:paraId="745B0B9E" w14:textId="375A688F" w:rsidR="00B07803" w:rsidRPr="00641946" w:rsidRDefault="00B07803" w:rsidP="00B07803">
      <w:pPr>
        <w:rPr>
          <w:rFonts w:asciiTheme="minorHAnsi" w:hAnsiTheme="minorHAnsi" w:cstheme="minorHAnsi"/>
        </w:rPr>
      </w:pPr>
      <w:r w:rsidRPr="00641946">
        <w:rPr>
          <w:rFonts w:asciiTheme="minorHAnsi" w:hAnsiTheme="minorHAnsi" w:cstheme="minorHAnsi"/>
        </w:rPr>
        <w:t>Selected ‘Create basic task…’</w:t>
      </w:r>
    </w:p>
    <w:p w14:paraId="2269F8DD" w14:textId="54B8EA74"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Give you task a name </w:t>
      </w:r>
      <w:r w:rsidR="00D176BB">
        <w:rPr>
          <w:rFonts w:asciiTheme="minorHAnsi" w:hAnsiTheme="minorHAnsi" w:cstheme="minorHAnsi"/>
        </w:rPr>
        <w:t xml:space="preserve">like </w:t>
      </w:r>
      <w:r w:rsidRPr="00641946">
        <w:rPr>
          <w:rFonts w:asciiTheme="minorHAnsi" w:hAnsiTheme="minorHAnsi" w:cstheme="minorHAnsi"/>
        </w:rPr>
        <w:t>‘AD-PPSK-Sync’ and click ‘Next’</w:t>
      </w:r>
    </w:p>
    <w:p w14:paraId="4189936F" w14:textId="6155F934" w:rsidR="00B07803" w:rsidRPr="00641946" w:rsidRDefault="00B07803" w:rsidP="00B07803">
      <w:pPr>
        <w:rPr>
          <w:rFonts w:asciiTheme="minorHAnsi" w:hAnsiTheme="minorHAnsi" w:cstheme="minorHAnsi"/>
        </w:rPr>
      </w:pPr>
      <w:r w:rsidRPr="00641946">
        <w:rPr>
          <w:rFonts w:asciiTheme="minorHAnsi" w:hAnsiTheme="minorHAnsi" w:cstheme="minorHAnsi"/>
        </w:rPr>
        <w:t>Leave the Trigger set to daily and click ‘Next’ – We will come back and adjust this</w:t>
      </w:r>
    </w:p>
    <w:p w14:paraId="3A463A66" w14:textId="2147E2AA" w:rsidR="00B07803" w:rsidRPr="00641946" w:rsidRDefault="00B07803" w:rsidP="00B07803">
      <w:pPr>
        <w:rPr>
          <w:rFonts w:asciiTheme="minorHAnsi" w:hAnsiTheme="minorHAnsi" w:cstheme="minorHAnsi"/>
        </w:rPr>
      </w:pPr>
      <w:r w:rsidRPr="00641946">
        <w:rPr>
          <w:rFonts w:asciiTheme="minorHAnsi" w:hAnsiTheme="minorHAnsi" w:cstheme="minorHAnsi"/>
        </w:rPr>
        <w:t>Click ‘Next’ leaving recur every 1 day</w:t>
      </w:r>
    </w:p>
    <w:p w14:paraId="5DCF492E" w14:textId="6CB64648" w:rsidR="00B07803" w:rsidRPr="00641946" w:rsidRDefault="00B07803" w:rsidP="00B07803">
      <w:pPr>
        <w:rPr>
          <w:rFonts w:asciiTheme="minorHAnsi" w:hAnsiTheme="minorHAnsi" w:cstheme="minorHAnsi"/>
        </w:rPr>
      </w:pPr>
      <w:r w:rsidRPr="00641946">
        <w:rPr>
          <w:rFonts w:asciiTheme="minorHAnsi" w:hAnsiTheme="minorHAnsi" w:cstheme="minorHAnsi"/>
        </w:rPr>
        <w:t>Select ‘Start a program and click ‘Next’</w:t>
      </w:r>
    </w:p>
    <w:p w14:paraId="27B329F9" w14:textId="1F5E0C00" w:rsidR="00B07803" w:rsidRDefault="00B07803" w:rsidP="00B07803"/>
    <w:p w14:paraId="20243B62" w14:textId="7960F605" w:rsidR="00B07803" w:rsidRPr="008E085A" w:rsidRDefault="00B07803" w:rsidP="008E085A">
      <w:pPr>
        <w:pStyle w:val="Heading4"/>
        <w:rPr>
          <w:color w:val="7030A0"/>
        </w:rPr>
      </w:pPr>
      <w:bookmarkStart w:id="76" w:name="_Toc92701427"/>
      <w:r w:rsidRPr="008E085A">
        <w:rPr>
          <w:color w:val="7030A0"/>
        </w:rPr>
        <w:t>Start a Program</w:t>
      </w:r>
      <w:bookmarkEnd w:id="76"/>
    </w:p>
    <w:p w14:paraId="75FF2DF8" w14:textId="09EE9766" w:rsidR="00B07803" w:rsidRPr="00641946" w:rsidRDefault="00B07803" w:rsidP="00B07803">
      <w:pPr>
        <w:rPr>
          <w:rFonts w:asciiTheme="minorHAnsi" w:hAnsiTheme="minorHAnsi" w:cstheme="minorHAnsi"/>
        </w:rPr>
      </w:pPr>
      <w:r w:rsidRPr="00641946">
        <w:rPr>
          <w:rFonts w:asciiTheme="minorHAnsi" w:hAnsiTheme="minorHAnsi" w:cstheme="minorHAnsi"/>
        </w:rPr>
        <w:t xml:space="preserve">For the Program/script: section enter the path of your python.exe file. </w:t>
      </w:r>
    </w:p>
    <w:p w14:paraId="2132E997" w14:textId="2D807C93" w:rsidR="00B07803" w:rsidRDefault="00641946" w:rsidP="00B07803">
      <w:r w:rsidRPr="00641946">
        <w:rPr>
          <w:rFonts w:asciiTheme="minorHAnsi" w:hAnsiTheme="minorHAnsi" w:cstheme="minorHAnsi"/>
          <w:noProof/>
        </w:rPr>
        <mc:AlternateContent>
          <mc:Choice Requires="wps">
            <w:drawing>
              <wp:anchor distT="0" distB="0" distL="114300" distR="114300" simplePos="0" relativeHeight="251698176" behindDoc="0" locked="0" layoutInCell="1" allowOverlap="1" wp14:anchorId="702A22CD" wp14:editId="66A3C257">
                <wp:simplePos x="0" y="0"/>
                <wp:positionH relativeFrom="column">
                  <wp:posOffset>1538026</wp:posOffset>
                </wp:positionH>
                <wp:positionV relativeFrom="paragraph">
                  <wp:posOffset>755427</wp:posOffset>
                </wp:positionV>
                <wp:extent cx="847376" cy="243840"/>
                <wp:effectExtent l="0" t="0" r="16510" b="13335"/>
                <wp:wrapNone/>
                <wp:docPr id="26" name="Text Box 26"/>
                <wp:cNvGraphicFramePr/>
                <a:graphic xmlns:a="http://schemas.openxmlformats.org/drawingml/2006/main">
                  <a:graphicData uri="http://schemas.microsoft.com/office/word/2010/wordprocessingShape">
                    <wps:wsp>
                      <wps:cNvSpPr txBox="1"/>
                      <wps:spPr>
                        <a:xfrm>
                          <a:off x="0" y="0"/>
                          <a:ext cx="847376" cy="243840"/>
                        </a:xfrm>
                        <a:prstGeom prst="rect">
                          <a:avLst/>
                        </a:prstGeom>
                        <a:solidFill>
                          <a:schemeClr val="lt1"/>
                        </a:solidFill>
                        <a:ln w="6350">
                          <a:solidFill>
                            <a:prstClr val="black"/>
                          </a:solidFill>
                        </a:ln>
                      </wps:spPr>
                      <wps:txbx>
                        <w:txbxContent>
                          <w:p w14:paraId="442DFBB7" w14:textId="2D7B4FB2" w:rsidR="005158ED" w:rsidRPr="00FE0222" w:rsidRDefault="00045915" w:rsidP="005158ED">
                            <w:pPr>
                              <w:rPr>
                                <w:rFonts w:ascii="Apple Braille" w:hAnsi="Apple Braille"/>
                                <w:sz w:val="16"/>
                                <w:szCs w:val="16"/>
                              </w:rPr>
                            </w:pPr>
                            <w:proofErr w:type="spellStart"/>
                            <w:proofErr w:type="gramStart"/>
                            <w:r w:rsidRPr="00FE0222">
                              <w:rPr>
                                <w:rFonts w:ascii="Apple Braille" w:hAnsi="Apple Braille"/>
                                <w:sz w:val="16"/>
                                <w:szCs w:val="16"/>
                              </w:rPr>
                              <w:t>sys</w:t>
                            </w:r>
                            <w:r w:rsidR="005158ED" w:rsidRPr="00FE0222">
                              <w:rPr>
                                <w:rFonts w:ascii="Apple Braille" w:hAnsi="Apple Braille"/>
                                <w:sz w:val="16"/>
                                <w:szCs w:val="16"/>
                              </w:rPr>
                              <w:t>.executable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6="http://schemas.microsoft.com/office/drawing/2014/main" xmlns:a14="http://schemas.microsoft.com/office/drawing/2010/main" xmlns:pic="http://schemas.openxmlformats.org/drawingml/2006/picture" xmlns:a="http://schemas.openxmlformats.org/drawingml/2006/main">
            <w:pict w14:anchorId="24E30029">
              <v:shape id="Text Box 26" style="position:absolute;margin-left:121.1pt;margin-top:59.5pt;width:66.7pt;height:19.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47"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" w14:anchorId="702A22CD">
                <v:textbox>
                  <w:txbxContent>
                    <w:p w:rsidRPr="00FE0222" w:rsidR="005158ED" w:rsidP="005158ED" w:rsidRDefault="00045915" w14:paraId="5E446E36" w14:textId="2D7B4FB2">
                      <w:pPr>
                        <w:rPr>
                          <w:rFonts w:ascii="Apple Braille" w:hAnsi="Apple Braille"/>
                          <w:sz w:val="16"/>
                          <w:szCs w:val="16"/>
                        </w:rPr>
                      </w:pPr>
                      <w:proofErr w:type="spellStart"/>
                      <w:r w:rsidRPr="00FE0222">
                        <w:rPr>
                          <w:rFonts w:ascii="Apple Braille" w:hAnsi="Apple Braille"/>
                          <w:sz w:val="16"/>
                          <w:szCs w:val="16"/>
                        </w:rPr>
                        <w:t>sys</w:t>
                      </w:r>
                      <w:r w:rsidRPr="00FE0222" w:rsidR="005158ED">
                        <w:rPr>
                          <w:rFonts w:ascii="Apple Braille" w:hAnsi="Apple Braille"/>
                          <w:sz w:val="16"/>
                          <w:szCs w:val="16"/>
                        </w:rPr>
                        <w:t>.executable</w:t>
                      </w:r>
                      <w:proofErr w:type="spellEnd"/>
                    </w:p>
                  </w:txbxContent>
                </v:textbox>
              </v:shape>
            </w:pict>
          </mc:Fallback>
        </mc:AlternateContent>
      </w:r>
      <w:r w:rsidRPr="00641946">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1280C2BF" wp14:editId="6F4072D7">
                <wp:simplePos x="0" y="0"/>
                <wp:positionH relativeFrom="column">
                  <wp:posOffset>378610</wp:posOffset>
                </wp:positionH>
                <wp:positionV relativeFrom="paragraph">
                  <wp:posOffset>755746</wp:posOffset>
                </wp:positionV>
                <wp:extent cx="727690" cy="243840"/>
                <wp:effectExtent l="0" t="0" r="9525" b="10160"/>
                <wp:wrapNone/>
                <wp:docPr id="25" name="Text Box 25"/>
                <wp:cNvGraphicFramePr/>
                <a:graphic xmlns:a="http://schemas.openxmlformats.org/drawingml/2006/main">
                  <a:graphicData uri="http://schemas.microsoft.com/office/word/2010/wordprocessingShape">
                    <wps:wsp>
                      <wps:cNvSpPr txBox="1"/>
                      <wps:spPr>
                        <a:xfrm>
                          <a:off x="0" y="0"/>
                          <a:ext cx="727690" cy="243840"/>
                        </a:xfrm>
                        <a:prstGeom prst="rect">
                          <a:avLst/>
                        </a:prstGeom>
                        <a:solidFill>
                          <a:schemeClr val="lt1"/>
                        </a:solidFill>
                        <a:ln w="6350">
                          <a:solidFill>
                            <a:prstClr val="black"/>
                          </a:solidFill>
                        </a:ln>
                      </wps:spPr>
                      <wps:txbx>
                        <w:txbxContent>
                          <w:p w14:paraId="550F4363" w14:textId="1E3C6A03" w:rsidR="005158ED" w:rsidRPr="00FE0222" w:rsidRDefault="005158ED" w:rsidP="005158ED">
                            <w:pPr>
                              <w:rPr>
                                <w:rFonts w:ascii="Apple Braille" w:hAnsi="Apple Braille"/>
                                <w:sz w:val="16"/>
                                <w:szCs w:val="16"/>
                              </w:rPr>
                            </w:pPr>
                            <w:r w:rsidRPr="00FE0222">
                              <w:rPr>
                                <w:rFonts w:ascii="Apple Braille" w:hAnsi="Apple Braille"/>
                                <w:sz w:val="16"/>
                                <w:szCs w:val="16"/>
                              </w:rPr>
                              <w:t>Import sys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799223A9">
              <v:shape id="Text Box 25" style="position:absolute;margin-left:29.8pt;margin-top:59.5pt;width:57.3pt;height:19.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8"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" w14:anchorId="1280C2BF">
                <v:textbox>
                  <w:txbxContent>
                    <w:p w:rsidRPr="00FE0222" w:rsidR="005158ED" w:rsidP="005158ED" w:rsidRDefault="005158ED" w14:paraId="0F9352F2" w14:textId="1E3C6A03">
                      <w:pPr>
                        <w:rPr>
                          <w:rFonts w:ascii="Apple Braille" w:hAnsi="Apple Braille"/>
                          <w:sz w:val="16"/>
                          <w:szCs w:val="16"/>
                        </w:rPr>
                      </w:pPr>
                      <w:r w:rsidRPr="00FE0222">
                        <w:rPr>
                          <w:rFonts w:ascii="Apple Braille" w:hAnsi="Apple Braille"/>
                          <w:sz w:val="16"/>
                          <w:szCs w:val="16"/>
                        </w:rPr>
                        <w:t>Import sys</w:t>
                      </w:r>
                    </w:p>
                  </w:txbxContent>
                </v:textbox>
              </v:shape>
            </w:pict>
          </mc:Fallback>
        </mc:AlternateContent>
      </w:r>
      <w:r w:rsidR="005158ED" w:rsidRPr="00641946">
        <w:rPr>
          <w:rFonts w:asciiTheme="minorHAnsi" w:hAnsiTheme="minorHAnsi" w:cstheme="minorHAnsi"/>
          <w:noProof/>
        </w:rPr>
        <w:drawing>
          <wp:anchor distT="0" distB="0" distL="114300" distR="114300" simplePos="0" relativeHeight="251694080" behindDoc="1" locked="0" layoutInCell="1" allowOverlap="1" wp14:anchorId="0A798DA7" wp14:editId="5107D793">
            <wp:simplePos x="0" y="0"/>
            <wp:positionH relativeFrom="column">
              <wp:posOffset>2490470</wp:posOffset>
            </wp:positionH>
            <wp:positionV relativeFrom="paragraph">
              <wp:posOffset>229870</wp:posOffset>
            </wp:positionV>
            <wp:extent cx="4039870" cy="770255"/>
            <wp:effectExtent l="0" t="0" r="0" b="4445"/>
            <wp:wrapTight wrapText="bothSides">
              <wp:wrapPolygon edited="0">
                <wp:start x="0" y="0"/>
                <wp:lineTo x="0" y="21369"/>
                <wp:lineTo x="21525" y="21369"/>
                <wp:lineTo x="21525" y="0"/>
                <wp:lineTo x="0" y="0"/>
              </wp:wrapPolygon>
            </wp:wrapTight>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039870" cy="770255"/>
                    </a:xfrm>
                    <a:prstGeom prst="rect">
                      <a:avLst/>
                    </a:prstGeom>
                  </pic:spPr>
                </pic:pic>
              </a:graphicData>
            </a:graphic>
            <wp14:sizeRelH relativeFrom="page">
              <wp14:pctWidth>0</wp14:pctWidth>
            </wp14:sizeRelH>
            <wp14:sizeRelV relativeFrom="page">
              <wp14:pctHeight>0</wp14:pctHeight>
            </wp14:sizeRelV>
          </wp:anchor>
        </w:drawing>
      </w:r>
      <w:r w:rsidR="00B07803" w:rsidRPr="00641946">
        <w:rPr>
          <w:rFonts w:asciiTheme="minorHAnsi" w:hAnsiTheme="minorHAnsi" w:cstheme="minorHAnsi"/>
        </w:rPr>
        <w:t>The location of your python.exe file depends on how it was installed. An easy way to find this location is</w:t>
      </w:r>
      <w:r w:rsidR="00B07803">
        <w:t xml:space="preserve"> </w:t>
      </w:r>
      <w:r w:rsidR="00B07803" w:rsidRPr="00641946">
        <w:rPr>
          <w:rFonts w:asciiTheme="minorHAnsi" w:hAnsiTheme="minorHAnsi" w:cstheme="minorHAnsi"/>
        </w:rPr>
        <w:t>to open Windows PowerShell and</w:t>
      </w:r>
      <w:r w:rsidR="00B07803">
        <w:t xml:space="preserve"> </w:t>
      </w:r>
      <w:r w:rsidR="00B07803" w:rsidRPr="00641946">
        <w:rPr>
          <w:rFonts w:asciiTheme="minorHAnsi" w:hAnsiTheme="minorHAnsi" w:cstheme="minorHAnsi"/>
        </w:rPr>
        <w:t>enter python3. This will open the</w:t>
      </w:r>
      <w:r w:rsidR="00B07803">
        <w:t xml:space="preserve"> </w:t>
      </w:r>
      <w:r w:rsidR="00B07803" w:rsidRPr="00641946">
        <w:rPr>
          <w:rFonts w:asciiTheme="minorHAnsi" w:hAnsiTheme="minorHAnsi" w:cstheme="minorHAnsi"/>
        </w:rPr>
        <w:t xml:space="preserve">python interpreter. </w:t>
      </w:r>
      <w:r w:rsidR="005158ED" w:rsidRPr="00641946">
        <w:rPr>
          <w:rFonts w:asciiTheme="minorHAnsi" w:hAnsiTheme="minorHAnsi" w:cstheme="minorHAnsi"/>
        </w:rPr>
        <w:t>In the interpreter</w:t>
      </w:r>
      <w:r w:rsidR="005158ED">
        <w:t xml:space="preserve"> </w:t>
      </w:r>
      <w:r w:rsidR="005158ED" w:rsidRPr="00641946">
        <w:rPr>
          <w:rFonts w:asciiTheme="minorHAnsi" w:hAnsiTheme="minorHAnsi" w:cstheme="minorHAnsi"/>
        </w:rPr>
        <w:t>enter</w:t>
      </w:r>
      <w:r w:rsidR="005158ED">
        <w:t xml:space="preserve">                      </w:t>
      </w:r>
      <w:r w:rsidR="005158ED" w:rsidRPr="00641946">
        <w:rPr>
          <w:rFonts w:asciiTheme="minorHAnsi" w:hAnsiTheme="minorHAnsi" w:cstheme="minorHAnsi"/>
        </w:rPr>
        <w:t>then</w:t>
      </w:r>
      <w:r w:rsidR="005158ED">
        <w:t xml:space="preserve"> </w:t>
      </w:r>
    </w:p>
    <w:p w14:paraId="781539C4" w14:textId="408844E8" w:rsidR="00B07803" w:rsidRDefault="005158ED" w:rsidP="00B07803">
      <w:r>
        <w:rPr>
          <w:noProof/>
        </w:rPr>
        <mc:AlternateContent>
          <mc:Choice Requires="wps">
            <w:drawing>
              <wp:anchor distT="0" distB="0" distL="114300" distR="114300" simplePos="0" relativeHeight="251700224" behindDoc="0" locked="0" layoutInCell="1" allowOverlap="1" wp14:anchorId="48D58ACC" wp14:editId="30E60F73">
                <wp:simplePos x="0" y="0"/>
                <wp:positionH relativeFrom="column">
                  <wp:posOffset>3577646</wp:posOffset>
                </wp:positionH>
                <wp:positionV relativeFrom="paragraph">
                  <wp:posOffset>148590</wp:posOffset>
                </wp:positionV>
                <wp:extent cx="469169" cy="243840"/>
                <wp:effectExtent l="0" t="0" r="13970" b="10160"/>
                <wp:wrapNone/>
                <wp:docPr id="27" name="Text Box 27"/>
                <wp:cNvGraphicFramePr/>
                <a:graphic xmlns:a="http://schemas.openxmlformats.org/drawingml/2006/main">
                  <a:graphicData uri="http://schemas.microsoft.com/office/word/2010/wordprocessingShape">
                    <wps:wsp>
                      <wps:cNvSpPr txBox="1"/>
                      <wps:spPr>
                        <a:xfrm>
                          <a:off x="0" y="0"/>
                          <a:ext cx="469169" cy="243840"/>
                        </a:xfrm>
                        <a:prstGeom prst="rect">
                          <a:avLst/>
                        </a:prstGeom>
                        <a:solidFill>
                          <a:schemeClr val="lt1"/>
                        </a:solidFill>
                        <a:ln w="6350">
                          <a:solidFill>
                            <a:prstClr val="black"/>
                          </a:solidFill>
                        </a:ln>
                      </wps:spPr>
                      <wps:txbx>
                        <w:txbxContent>
                          <w:p w14:paraId="20BF7BA2" w14:textId="1ABCA205" w:rsidR="005158ED" w:rsidRPr="00FE0222" w:rsidRDefault="005158ED" w:rsidP="005158ED">
                            <w:pPr>
                              <w:rPr>
                                <w:rFonts w:ascii="Apple Braille" w:hAnsi="Apple Braille"/>
                                <w:sz w:val="16"/>
                                <w:szCs w:val="16"/>
                              </w:rPr>
                            </w:pPr>
                            <w:proofErr w:type="gramStart"/>
                            <w:r w:rsidRPr="00FE0222">
                              <w:rPr>
                                <w:rFonts w:ascii="Apple Braille" w:hAnsi="Apple Braille"/>
                                <w:sz w:val="16"/>
                                <w:szCs w:val="16"/>
                              </w:rPr>
                              <w:t>exit(</w:t>
                            </w:r>
                            <w:proofErr w:type="gramEnd"/>
                            <w:r w:rsidRPr="00FE0222">
                              <w:rPr>
                                <w:rFonts w:ascii="Apple Braille" w:hAnsi="Apple Braille"/>
                                <w:sz w:val="16"/>
                                <w:szCs w:val="1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59F3C4A0">
              <v:shape id="Text Box 27" style="position:absolute;margin-left:281.7pt;margin-top:11.7pt;width:36.95pt;height:19.2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49"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" w14:anchorId="48D58ACC">
                <v:textbox>
                  <w:txbxContent>
                    <w:p w:rsidRPr="00FE0222" w:rsidR="005158ED" w:rsidP="005158ED" w:rsidRDefault="005158ED" w14:paraId="49E5833C" w14:textId="1ABCA205">
                      <w:pPr>
                        <w:rPr>
                          <w:rFonts w:ascii="Apple Braille" w:hAnsi="Apple Braille"/>
                          <w:sz w:val="16"/>
                          <w:szCs w:val="16"/>
                        </w:rPr>
                      </w:pPr>
                      <w:r w:rsidRPr="00FE0222">
                        <w:rPr>
                          <w:rFonts w:ascii="Apple Braille" w:hAnsi="Apple Braille"/>
                          <w:sz w:val="16"/>
                          <w:szCs w:val="16"/>
                        </w:rPr>
                        <w:t xml:space="preserve">exit() </w:t>
                      </w:r>
                    </w:p>
                  </w:txbxContent>
                </v:textbox>
              </v:shape>
            </w:pict>
          </mc:Fallback>
        </mc:AlternateContent>
      </w:r>
    </w:p>
    <w:p w14:paraId="725B7445" w14:textId="68ABD8D5" w:rsidR="00B07803" w:rsidRPr="00641946" w:rsidRDefault="005158ED" w:rsidP="00B07803">
      <w:pPr>
        <w:rPr>
          <w:rFonts w:asciiTheme="minorHAnsi" w:hAnsiTheme="minorHAnsi" w:cstheme="minorHAnsi"/>
        </w:rPr>
      </w:pPr>
      <w:r w:rsidRPr="00641946">
        <w:rPr>
          <w:rFonts w:asciiTheme="minorHAnsi" w:hAnsiTheme="minorHAnsi" w:cstheme="minorHAnsi"/>
        </w:rPr>
        <w:t>This will output the location of the python.exe file. Enter</w:t>
      </w:r>
      <w:r>
        <w:t xml:space="preserve">               </w:t>
      </w:r>
      <w:r w:rsidRPr="00641946">
        <w:rPr>
          <w:rFonts w:asciiTheme="minorHAnsi" w:hAnsiTheme="minorHAnsi" w:cstheme="minorHAnsi"/>
        </w:rPr>
        <w:t>to exit the interpreter.</w:t>
      </w:r>
    </w:p>
    <w:p w14:paraId="081AA4D2" w14:textId="70EBCF57" w:rsidR="005158ED" w:rsidRDefault="005158ED" w:rsidP="00B07803"/>
    <w:p w14:paraId="6E907D1C" w14:textId="1EDC540B" w:rsidR="005158ED" w:rsidRPr="00641946" w:rsidRDefault="005158ED" w:rsidP="00B07803">
      <w:pPr>
        <w:rPr>
          <w:rFonts w:asciiTheme="minorHAnsi" w:hAnsiTheme="minorHAnsi" w:cstheme="minorHAnsi"/>
        </w:rPr>
      </w:pPr>
      <w:r w:rsidRPr="00641946">
        <w:rPr>
          <w:rFonts w:asciiTheme="minorHAnsi" w:hAnsiTheme="minorHAnsi" w:cstheme="minorHAnsi"/>
        </w:rPr>
        <w:t>Enter the full path of the python.exe file in the Program/Script: field.</w:t>
      </w:r>
    </w:p>
    <w:p w14:paraId="79825EF8" w14:textId="5229BEF5" w:rsidR="005158ED" w:rsidRDefault="00C871DF" w:rsidP="00B07803">
      <w:r>
        <w:rPr>
          <w:noProof/>
        </w:rPr>
        <w:drawing>
          <wp:anchor distT="0" distB="0" distL="114300" distR="114300" simplePos="0" relativeHeight="251723776" behindDoc="0" locked="0" layoutInCell="1" allowOverlap="1" wp14:anchorId="6B6A9A07" wp14:editId="168CBACA">
            <wp:simplePos x="0" y="0"/>
            <wp:positionH relativeFrom="column">
              <wp:posOffset>4414793</wp:posOffset>
            </wp:positionH>
            <wp:positionV relativeFrom="paragraph">
              <wp:posOffset>50657</wp:posOffset>
            </wp:positionV>
            <wp:extent cx="2714957" cy="1900552"/>
            <wp:effectExtent l="0" t="0" r="3175" b="5080"/>
            <wp:wrapThrough wrapText="bothSides">
              <wp:wrapPolygon edited="0">
                <wp:start x="0" y="0"/>
                <wp:lineTo x="0" y="21513"/>
                <wp:lineTo x="21524" y="21513"/>
                <wp:lineTo x="21524" y="0"/>
                <wp:lineTo x="0" y="0"/>
              </wp:wrapPolygon>
            </wp:wrapThrough>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9333" cy="1903615"/>
                    </a:xfrm>
                    <a:prstGeom prst="rect">
                      <a:avLst/>
                    </a:prstGeom>
                  </pic:spPr>
                </pic:pic>
              </a:graphicData>
            </a:graphic>
            <wp14:sizeRelH relativeFrom="page">
              <wp14:pctWidth>0</wp14:pctWidth>
            </wp14:sizeRelH>
            <wp14:sizeRelV relativeFrom="page">
              <wp14:pctHeight>0</wp14:pctHeight>
            </wp14:sizeRelV>
          </wp:anchor>
        </w:drawing>
      </w:r>
    </w:p>
    <w:p w14:paraId="36F6294B" w14:textId="5E71C35B" w:rsidR="005158ED" w:rsidRPr="00641946" w:rsidRDefault="005158ED" w:rsidP="00B07803">
      <w:pPr>
        <w:rPr>
          <w:rFonts w:asciiTheme="minorHAnsi" w:hAnsiTheme="minorHAnsi" w:cstheme="minorHAnsi"/>
        </w:rPr>
      </w:pPr>
      <w:r w:rsidRPr="00641946">
        <w:rPr>
          <w:rFonts w:asciiTheme="minorHAnsi" w:hAnsiTheme="minorHAnsi" w:cstheme="minorHAnsi"/>
        </w:rPr>
        <w:t xml:space="preserve">In the Add arguments (optional): field, enter the name of the script. </w:t>
      </w:r>
    </w:p>
    <w:p w14:paraId="11E1F47B" w14:textId="4D60679A" w:rsidR="00B07803" w:rsidRDefault="00C871DF" w:rsidP="00B07803">
      <w:r>
        <w:rPr>
          <w:noProof/>
        </w:rPr>
        <mc:AlternateContent>
          <mc:Choice Requires="wps">
            <w:drawing>
              <wp:anchor distT="0" distB="0" distL="114300" distR="114300" simplePos="0" relativeHeight="251702272" behindDoc="0" locked="0" layoutInCell="1" allowOverlap="1" wp14:anchorId="28B02F35" wp14:editId="5DE7490E">
                <wp:simplePos x="0" y="0"/>
                <wp:positionH relativeFrom="column">
                  <wp:posOffset>512658</wp:posOffset>
                </wp:positionH>
                <wp:positionV relativeFrom="paragraph">
                  <wp:posOffset>42259</wp:posOffset>
                </wp:positionV>
                <wp:extent cx="1187283" cy="243840"/>
                <wp:effectExtent l="0" t="0" r="6985" b="10160"/>
                <wp:wrapNone/>
                <wp:docPr id="28" name="Text Box 28"/>
                <wp:cNvGraphicFramePr/>
                <a:graphic xmlns:a="http://schemas.openxmlformats.org/drawingml/2006/main">
                  <a:graphicData uri="http://schemas.microsoft.com/office/word/2010/wordprocessingShape">
                    <wps:wsp>
                      <wps:cNvSpPr txBox="1"/>
                      <wps:spPr>
                        <a:xfrm>
                          <a:off x="0" y="0"/>
                          <a:ext cx="1187283" cy="243840"/>
                        </a:xfrm>
                        <a:prstGeom prst="rect">
                          <a:avLst/>
                        </a:prstGeom>
                        <a:solidFill>
                          <a:schemeClr val="lt1"/>
                        </a:solidFill>
                        <a:ln w="6350">
                          <a:solidFill>
                            <a:prstClr val="black"/>
                          </a:solidFill>
                        </a:ln>
                      </wps:spPr>
                      <wps:txbx>
                        <w:txbxContent>
                          <w:p w14:paraId="3781B741" w14:textId="1B234C06" w:rsidR="005158ED" w:rsidRPr="00FE0222" w:rsidRDefault="005158ED" w:rsidP="005158ED">
                            <w:pPr>
                              <w:rPr>
                                <w:rFonts w:ascii="Apple Braille" w:hAnsi="Apple Braille"/>
                                <w:sz w:val="16"/>
                                <w:szCs w:val="16"/>
                              </w:rPr>
                            </w:pPr>
                            <w:r w:rsidRPr="00FE0222">
                              <w:rPr>
                                <w:rFonts w:ascii="Apple Braille" w:hAnsi="Apple Braille"/>
                                <w:sz w:val="16"/>
                                <w:szCs w:val="16"/>
                              </w:rPr>
                              <w:t>XIQ-AD-PPSK-Sync.py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0BEB849F">
              <v:shape id="Text Box 28" style="position:absolute;margin-left:40.35pt;margin-top:3.35pt;width:93.5pt;height:19.2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50"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" w14:anchorId="28B02F35">
                <v:textbox>
                  <w:txbxContent>
                    <w:p w:rsidRPr="00FE0222" w:rsidR="005158ED" w:rsidP="005158ED" w:rsidRDefault="005158ED" w14:paraId="17F774B8" w14:textId="1B234C06">
                      <w:pPr>
                        <w:rPr>
                          <w:rFonts w:ascii="Apple Braille" w:hAnsi="Apple Braille"/>
                          <w:sz w:val="16"/>
                          <w:szCs w:val="16"/>
                        </w:rPr>
                      </w:pPr>
                      <w:r w:rsidRPr="00FE0222">
                        <w:rPr>
                          <w:rFonts w:ascii="Apple Braille" w:hAnsi="Apple Braille"/>
                          <w:sz w:val="16"/>
                          <w:szCs w:val="16"/>
                        </w:rPr>
                        <w:t>XIQ-AD-PPSK-Sync.py</w:t>
                      </w:r>
                    </w:p>
                  </w:txbxContent>
                </v:textbox>
              </v:shape>
            </w:pict>
          </mc:Fallback>
        </mc:AlternateContent>
      </w:r>
    </w:p>
    <w:p w14:paraId="7E5CE448" w14:textId="77777777" w:rsidR="00C871DF" w:rsidRDefault="00C871DF" w:rsidP="00B07803"/>
    <w:p w14:paraId="5C742B83" w14:textId="0477A457" w:rsidR="00B07803" w:rsidRPr="00641946" w:rsidRDefault="005158ED" w:rsidP="00B07803">
      <w:pPr>
        <w:rPr>
          <w:rFonts w:asciiTheme="minorHAnsi" w:hAnsiTheme="minorHAnsi" w:cstheme="minorHAnsi"/>
        </w:rPr>
      </w:pPr>
      <w:r w:rsidRPr="00641946">
        <w:rPr>
          <w:rFonts w:asciiTheme="minorHAnsi" w:hAnsiTheme="minorHAnsi" w:cstheme="minorHAnsi"/>
        </w:rPr>
        <w:t xml:space="preserve">In the Start in (optional): field, enter the location of the script. </w:t>
      </w:r>
    </w:p>
    <w:p w14:paraId="71290B2A" w14:textId="2C299444" w:rsidR="00B07803" w:rsidRDefault="00C871DF" w:rsidP="00B07803">
      <w:r w:rsidRPr="00641946">
        <w:rPr>
          <w:rFonts w:asciiTheme="minorHAnsi" w:hAnsiTheme="minorHAnsi" w:cstheme="minorHAnsi"/>
          <w:noProof/>
        </w:rPr>
        <mc:AlternateContent>
          <mc:Choice Requires="wps">
            <w:drawing>
              <wp:anchor distT="0" distB="0" distL="114300" distR="114300" simplePos="0" relativeHeight="251704320" behindDoc="0" locked="0" layoutInCell="1" allowOverlap="1" wp14:anchorId="49BACBFB" wp14:editId="6B087C81">
                <wp:simplePos x="0" y="0"/>
                <wp:positionH relativeFrom="column">
                  <wp:posOffset>513243</wp:posOffset>
                </wp:positionH>
                <wp:positionV relativeFrom="paragraph">
                  <wp:posOffset>119021</wp:posOffset>
                </wp:positionV>
                <wp:extent cx="1723476" cy="243840"/>
                <wp:effectExtent l="0" t="0" r="16510" b="10160"/>
                <wp:wrapNone/>
                <wp:docPr id="29" name="Text Box 29"/>
                <wp:cNvGraphicFramePr/>
                <a:graphic xmlns:a="http://schemas.openxmlformats.org/drawingml/2006/main">
                  <a:graphicData uri="http://schemas.microsoft.com/office/word/2010/wordprocessingShape">
                    <wps:wsp>
                      <wps:cNvSpPr txBox="1"/>
                      <wps:spPr>
                        <a:xfrm>
                          <a:off x="0" y="0"/>
                          <a:ext cx="1723476" cy="243840"/>
                        </a:xfrm>
                        <a:prstGeom prst="rect">
                          <a:avLst/>
                        </a:prstGeom>
                        <a:solidFill>
                          <a:schemeClr val="lt1"/>
                        </a:solidFill>
                        <a:ln w="6350">
                          <a:solidFill>
                            <a:prstClr val="black"/>
                          </a:solidFill>
                        </a:ln>
                      </wps:spPr>
                      <wps:txbx>
                        <w:txbxContent>
                          <w:p w14:paraId="6429872B" w14:textId="77777777" w:rsidR="005158ED" w:rsidRPr="00FE0222" w:rsidRDefault="005158ED" w:rsidP="005158ED">
                            <w:pPr>
                              <w:rPr>
                                <w:rFonts w:ascii="Apple Braille" w:hAnsi="Apple Braille"/>
                                <w:sz w:val="16"/>
                                <w:szCs w:val="16"/>
                              </w:rPr>
                            </w:pPr>
                            <w:r w:rsidRPr="00FE0222">
                              <w:rPr>
                                <w:rFonts w:ascii="Apple Braille" w:hAnsi="Apple Braille"/>
                                <w:sz w:val="16"/>
                                <w:szCs w:val="16"/>
                              </w:rPr>
                              <w:t>C:\user\your_python_project_path</w:t>
                            </w:r>
                          </w:p>
                          <w:p w14:paraId="6B1BDA56" w14:textId="5C2E3DB5" w:rsidR="005158ED" w:rsidRPr="001D3747" w:rsidRDefault="005158ED" w:rsidP="005158ED">
                            <w:pPr>
                              <w:rPr>
                                <w:rFonts w:ascii="Cambria" w:hAnsi="Cambria"/>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a16="http://schemas.microsoft.com/office/drawing/2014/main" xmlns:a14="http://schemas.microsoft.com/office/drawing/2010/main" xmlns:pic="http://schemas.openxmlformats.org/drawingml/2006/picture" xmlns:a="http://schemas.openxmlformats.org/drawingml/2006/main">
            <w:pict w14:anchorId="42EAA499">
              <v:shape id="Text Box 29" style="position:absolute;margin-left:40.4pt;margin-top:9.35pt;width:135.7pt;height:19.2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spid="_x0000_s1051" fillcolor="white [3201]" strokeweight=".5pt" type="#_x0000_t2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" w14:anchorId="49BACBFB">
                <v:textbox>
                  <w:txbxContent>
                    <w:p w:rsidRPr="00FE0222" w:rsidR="005158ED" w:rsidP="005158ED" w:rsidRDefault="005158ED" w14:paraId="01354D5F" w14:textId="77777777">
                      <w:pPr>
                        <w:rPr>
                          <w:rFonts w:ascii="Apple Braille" w:hAnsi="Apple Braille"/>
                          <w:sz w:val="16"/>
                          <w:szCs w:val="16"/>
                        </w:rPr>
                      </w:pPr>
                      <w:r w:rsidRPr="00FE0222">
                        <w:rPr>
                          <w:rFonts w:ascii="Apple Braille" w:hAnsi="Apple Braille"/>
                          <w:sz w:val="16"/>
                          <w:szCs w:val="16"/>
                        </w:rPr>
                        <w:t>C:\user\your_python_project_path</w:t>
                      </w:r>
                    </w:p>
                    <w:p w:rsidRPr="001D3747" w:rsidR="005158ED" w:rsidP="005158ED" w:rsidRDefault="005158ED" w14:paraId="5A39BBE3" w14:textId="5C2E3DB5">
                      <w:pPr>
                        <w:rPr>
                          <w:rFonts w:ascii="Cambria" w:hAnsi="Cambria"/>
                          <w:sz w:val="18"/>
                          <w:szCs w:val="18"/>
                        </w:rPr>
                      </w:pPr>
                    </w:p>
                  </w:txbxContent>
                </v:textbox>
              </v:shape>
            </w:pict>
          </mc:Fallback>
        </mc:AlternateContent>
      </w:r>
    </w:p>
    <w:p w14:paraId="15BF1A2C" w14:textId="0B8D3A82" w:rsidR="005158ED" w:rsidRDefault="005158ED" w:rsidP="00FE350A">
      <w:pPr>
        <w:jc w:val="center"/>
      </w:pPr>
    </w:p>
    <w:p w14:paraId="761C0D18" w14:textId="5DCC943A" w:rsidR="005158ED" w:rsidRPr="00FE350A" w:rsidRDefault="005158ED" w:rsidP="008E085A">
      <w:pPr>
        <w:pStyle w:val="Heading4"/>
        <w:rPr>
          <w:color w:val="auto"/>
        </w:rPr>
      </w:pPr>
      <w:r>
        <w:br w:type="page"/>
      </w:r>
      <w:bookmarkStart w:id="77" w:name="_Toc92701428"/>
      <w:r w:rsidRPr="008E085A">
        <w:rPr>
          <w:color w:val="7030A0"/>
        </w:rPr>
        <w:lastRenderedPageBreak/>
        <w:t>Editing the Time</w:t>
      </w:r>
      <w:bookmarkEnd w:id="77"/>
    </w:p>
    <w:p w14:paraId="3F3037D4" w14:textId="1295526E" w:rsidR="005158ED" w:rsidRDefault="005158ED" w:rsidP="005158ED">
      <w:r>
        <w:t xml:space="preserve">Once the task is saved, </w:t>
      </w:r>
      <w:r w:rsidR="00FE350A">
        <w:t xml:space="preserve">open the Task Scheduler Library folder and find the newly created AD-PPSK-Sync task. Click on it to open and select the Trigger tab and edit the Daily trigger. Here you can set what time you want it to run. </w:t>
      </w:r>
    </w:p>
    <w:p w14:paraId="75675764" w14:textId="7EE10AFB" w:rsidR="00FE350A" w:rsidRDefault="00FE350A" w:rsidP="005158ED">
      <w:pPr>
        <w:rPr>
          <w:i/>
          <w:iCs/>
        </w:rPr>
      </w:pPr>
      <w:r>
        <w:t>If you want the script to run every 8 or 12 hours check the box next to ‘Repeat task every:</w:t>
      </w:r>
      <w:r w:rsidR="00E80F5C">
        <w:t>’</w:t>
      </w:r>
      <w:r>
        <w:t xml:space="preserve"> and enter ‘</w:t>
      </w:r>
      <w:r w:rsidRPr="00FE350A">
        <w:rPr>
          <w:i/>
          <w:iCs/>
        </w:rPr>
        <w:t>8 hours’</w:t>
      </w:r>
      <w:r>
        <w:t xml:space="preserve"> or </w:t>
      </w:r>
      <w:r w:rsidRPr="00FE350A">
        <w:rPr>
          <w:i/>
          <w:iCs/>
        </w:rPr>
        <w:t>’12 hours’</w:t>
      </w:r>
    </w:p>
    <w:p w14:paraId="05880445" w14:textId="20988E42" w:rsidR="00FE350A" w:rsidRDefault="00E80F5C" w:rsidP="00FE350A">
      <w:pPr>
        <w:jc w:val="center"/>
      </w:pPr>
      <w:r>
        <w:rPr>
          <w:noProof/>
        </w:rPr>
        <w:drawing>
          <wp:inline distT="0" distB="0" distL="0" distR="0" wp14:anchorId="1B6A0922" wp14:editId="17964A87">
            <wp:extent cx="3759200" cy="3263900"/>
            <wp:effectExtent l="0" t="0" r="0" b="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759200" cy="3263900"/>
                    </a:xfrm>
                    <a:prstGeom prst="rect">
                      <a:avLst/>
                    </a:prstGeom>
                  </pic:spPr>
                </pic:pic>
              </a:graphicData>
            </a:graphic>
          </wp:inline>
        </w:drawing>
      </w:r>
    </w:p>
    <w:p w14:paraId="47C20E35" w14:textId="7AA7DB05" w:rsidR="001A5524" w:rsidRDefault="001A5524" w:rsidP="00FE350A">
      <w:pPr>
        <w:jc w:val="center"/>
      </w:pPr>
    </w:p>
    <w:p w14:paraId="148A51DE" w14:textId="33CEA4BA" w:rsidR="001A5524" w:rsidRDefault="001A5524" w:rsidP="001A5524">
      <w:pPr>
        <w:pStyle w:val="Heading1"/>
      </w:pPr>
      <w:bookmarkStart w:id="78" w:name="_Toc92701429"/>
      <w:r>
        <w:t>Troubl</w:t>
      </w:r>
      <w:r w:rsidR="00E3686B">
        <w:t>es</w:t>
      </w:r>
      <w:r>
        <w:t>hooting:</w:t>
      </w:r>
      <w:bookmarkEnd w:id="78"/>
    </w:p>
    <w:p w14:paraId="123DB136" w14:textId="7C2A5B18" w:rsidR="001A5524" w:rsidRDefault="008D15D8" w:rsidP="00E3686B">
      <w:pPr>
        <w:pStyle w:val="Heading2"/>
      </w:pPr>
      <w:bookmarkStart w:id="79" w:name="_Toc92701430"/>
      <w:r>
        <w:t>Log File</w:t>
      </w:r>
      <w:bookmarkEnd w:id="79"/>
    </w:p>
    <w:p w14:paraId="7FF5B0D5" w14:textId="6B146EF3" w:rsidR="008D15D8" w:rsidRPr="00F812E4" w:rsidRDefault="008D15D8" w:rsidP="008D15D8">
      <w:pPr>
        <w:rPr>
          <w:rFonts w:asciiTheme="minorHAnsi" w:hAnsiTheme="minorHAnsi" w:cstheme="minorHAnsi"/>
        </w:rPr>
      </w:pPr>
      <w:r w:rsidRPr="00F812E4">
        <w:rPr>
          <w:rFonts w:asciiTheme="minorHAnsi" w:hAnsiTheme="minorHAnsi" w:cstheme="minorHAnsi"/>
        </w:rPr>
        <w:t xml:space="preserve">The XIQ-AD-PPSK-sync.log file is a good place to look for potential issues. This log file will update whenever the script is </w:t>
      </w:r>
      <w:proofErr w:type="gramStart"/>
      <w:r w:rsidRPr="00F812E4">
        <w:rPr>
          <w:rFonts w:asciiTheme="minorHAnsi" w:hAnsiTheme="minorHAnsi" w:cstheme="minorHAnsi"/>
        </w:rPr>
        <w:t>ran</w:t>
      </w:r>
      <w:proofErr w:type="gramEnd"/>
      <w:r w:rsidRPr="00F812E4">
        <w:rPr>
          <w:rFonts w:asciiTheme="minorHAnsi" w:hAnsiTheme="minorHAnsi" w:cstheme="minorHAnsi"/>
        </w:rPr>
        <w:t xml:space="preserve">, </w:t>
      </w:r>
      <w:r w:rsidR="009D7F3D" w:rsidRPr="00F812E4">
        <w:rPr>
          <w:rFonts w:asciiTheme="minorHAnsi" w:hAnsiTheme="minorHAnsi" w:cstheme="minorHAnsi"/>
        </w:rPr>
        <w:t>whether</w:t>
      </w:r>
      <w:r w:rsidRPr="00F812E4">
        <w:rPr>
          <w:rFonts w:asciiTheme="minorHAnsi" w:hAnsiTheme="minorHAnsi" w:cstheme="minorHAnsi"/>
        </w:rPr>
        <w:t xml:space="preserve"> manually or on a schedule.</w:t>
      </w:r>
    </w:p>
    <w:p w14:paraId="64CFCDE2" w14:textId="77777777" w:rsidR="0078683B" w:rsidRDefault="0078683B" w:rsidP="0096526A">
      <w:pPr>
        <w:pStyle w:val="Heading3"/>
        <w:rPr>
          <w:sz w:val="20"/>
          <w:szCs w:val="20"/>
        </w:rPr>
      </w:pPr>
    </w:p>
    <w:p w14:paraId="09F143B6" w14:textId="2AF71AE7" w:rsidR="0096526A" w:rsidRPr="0096526A" w:rsidRDefault="00200203" w:rsidP="0096526A">
      <w:pPr>
        <w:pStyle w:val="Heading3"/>
        <w:rPr>
          <w:sz w:val="20"/>
          <w:szCs w:val="20"/>
        </w:rPr>
      </w:pPr>
      <w:bookmarkStart w:id="80" w:name="_Toc92701431"/>
      <w:r>
        <w:rPr>
          <w:sz w:val="20"/>
          <w:szCs w:val="20"/>
        </w:rPr>
        <w:t>Invalid XIQ token</w:t>
      </w:r>
      <w:bookmarkEnd w:id="80"/>
    </w:p>
    <w:p w14:paraId="6FEF6BBA" w14:textId="77777777" w:rsidR="00462479" w:rsidRPr="00462479" w:rsidRDefault="00462479" w:rsidP="00462479">
      <w:pPr>
        <w:shd w:val="clear" w:color="auto" w:fill="2D2D2D"/>
        <w:spacing w:line="270" w:lineRule="atLeast"/>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 </w:t>
      </w:r>
      <w:r w:rsidRPr="00462479">
        <w:rPr>
          <w:rFonts w:ascii="Cordia New" w:hAnsi="Cordia New" w:cs="Cordia New" w:hint="cs"/>
          <w:color w:val="99CC99"/>
          <w:sz w:val="18"/>
          <w:szCs w:val="18"/>
        </w:rPr>
        <w:t>Error</w:t>
      </w:r>
      <w:r w:rsidRPr="00462479">
        <w:rPr>
          <w:rFonts w:ascii="Cordia New" w:hAnsi="Cordia New" w:cs="Cordia New" w:hint="cs"/>
          <w:color w:val="D3D0C8"/>
          <w:sz w:val="18"/>
          <w:szCs w:val="18"/>
        </w:rPr>
        <w:t xml:space="preserve"> retrieving PPSK users from XIQ - HTTP Status Code: </w:t>
      </w:r>
      <w:r w:rsidRPr="00462479">
        <w:rPr>
          <w:rFonts w:ascii="Cordia New" w:hAnsi="Cordia New" w:cs="Cordia New" w:hint="cs"/>
          <w:color w:val="F99157"/>
          <w:sz w:val="18"/>
          <w:szCs w:val="18"/>
        </w:rPr>
        <w:t>401</w:t>
      </w:r>
    </w:p>
    <w:p w14:paraId="4F04AE83" w14:textId="77777777" w:rsidR="00462479" w:rsidRPr="00462479" w:rsidRDefault="00462479" w:rsidP="008E6B8F">
      <w:pPr>
        <w:shd w:val="clear" w:color="auto" w:fill="2D2D2D"/>
        <w:rPr>
          <w:rFonts w:ascii="Cordia New" w:hAnsi="Cordia New" w:cs="Cordia New"/>
          <w:color w:val="D3D0C8"/>
          <w:sz w:val="18"/>
          <w:szCs w:val="18"/>
        </w:rPr>
      </w:pPr>
      <w:r w:rsidRPr="00462479">
        <w:rPr>
          <w:rFonts w:ascii="Cordia New" w:hAnsi="Cordia New" w:cs="Cordia New" w:hint="cs"/>
          <w:color w:val="747369"/>
          <w:sz w:val="18"/>
          <w:szCs w:val="18"/>
        </w:rPr>
        <w:t>2021-11-05</w:t>
      </w:r>
      <w:r w:rsidRPr="00462479">
        <w:rPr>
          <w:rFonts w:ascii="Cordia New" w:hAnsi="Cordia New" w:cs="Cordia New" w:hint="cs"/>
          <w:color w:val="D3D0C8"/>
          <w:sz w:val="18"/>
          <w:szCs w:val="18"/>
        </w:rPr>
        <w:t xml:space="preserve"> </w:t>
      </w:r>
      <w:r w:rsidRPr="00462479">
        <w:rPr>
          <w:rFonts w:ascii="Cordia New" w:hAnsi="Cordia New" w:cs="Cordia New" w:hint="cs"/>
          <w:color w:val="747369"/>
          <w:sz w:val="18"/>
          <w:szCs w:val="18"/>
        </w:rPr>
        <w:t>16:58:27</w:t>
      </w:r>
      <w:r w:rsidRPr="00462479">
        <w:rPr>
          <w:rFonts w:ascii="Cordia New" w:hAnsi="Cordia New" w:cs="Cordia New" w:hint="cs"/>
          <w:color w:val="D3D0C8"/>
          <w:sz w:val="18"/>
          <w:szCs w:val="18"/>
        </w:rPr>
        <w:t xml:space="preserve">: root - </w:t>
      </w:r>
      <w:r w:rsidRPr="00462479">
        <w:rPr>
          <w:rFonts w:ascii="Cordia New" w:hAnsi="Cordia New" w:cs="Cordia New" w:hint="cs"/>
          <w:color w:val="F2777A"/>
          <w:sz w:val="18"/>
          <w:szCs w:val="18"/>
        </w:rPr>
        <w:t>WARNING</w:t>
      </w:r>
      <w:r w:rsidRPr="00462479">
        <w:rPr>
          <w:rFonts w:ascii="Cordia New" w:hAnsi="Cordia New" w:cs="Cordia New" w:hint="cs"/>
          <w:color w:val="D3D0C8"/>
          <w:sz w:val="18"/>
          <w:szCs w:val="18"/>
        </w:rPr>
        <w:t xml:space="preserve"> -    </w:t>
      </w:r>
      <w:proofErr w:type="gramStart"/>
      <w:r w:rsidRPr="00462479">
        <w:rPr>
          <w:rFonts w:ascii="Cordia New" w:hAnsi="Cordia New" w:cs="Cordia New" w:hint="cs"/>
          <w:color w:val="D3D0C8"/>
          <w:sz w:val="18"/>
          <w:szCs w:val="18"/>
        </w:rPr>
        <w:t xml:space="preserve">   {</w:t>
      </w:r>
      <w:proofErr w:type="gramEnd"/>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error_code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AuthInvalidToken</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error_id</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'cda656a5157d4c87a5143252aad71bff'</w:t>
      </w:r>
      <w:r w:rsidRPr="00462479">
        <w:rPr>
          <w:rFonts w:ascii="Cordia New" w:hAnsi="Cordia New" w:cs="Cordia New" w:hint="cs"/>
          <w:color w:val="D3D0C8"/>
          <w:sz w:val="18"/>
          <w:szCs w:val="18"/>
        </w:rPr>
        <w:t xml:space="preserve">, </w:t>
      </w:r>
      <w:r w:rsidRPr="00462479">
        <w:rPr>
          <w:rFonts w:ascii="Cordia New" w:hAnsi="Cordia New" w:cs="Cordia New" w:hint="cs"/>
          <w:color w:val="99CC99"/>
          <w:sz w:val="18"/>
          <w:szCs w:val="18"/>
        </w:rPr>
        <w:t>'</w:t>
      </w:r>
      <w:proofErr w:type="spellStart"/>
      <w:r w:rsidRPr="00462479">
        <w:rPr>
          <w:rFonts w:ascii="Cordia New" w:hAnsi="Cordia New" w:cs="Cordia New" w:hint="cs"/>
          <w:color w:val="99CC99"/>
          <w:sz w:val="18"/>
          <w:szCs w:val="18"/>
        </w:rPr>
        <w:t>error_message</w:t>
      </w:r>
      <w:proofErr w:type="spellEnd"/>
      <w:r w:rsidRPr="00462479">
        <w:rPr>
          <w:rFonts w:ascii="Cordia New" w:hAnsi="Cordia New" w:cs="Cordia New" w:hint="cs"/>
          <w:color w:val="99CC99"/>
          <w:sz w:val="18"/>
          <w:szCs w:val="18"/>
        </w:rPr>
        <w:t>'</w:t>
      </w:r>
      <w:r w:rsidRPr="00462479">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'Unable to read JSON value: ?[\x19???\x14?M??'</w:t>
      </w:r>
      <w:r w:rsidRPr="00462479">
        <w:rPr>
          <w:rFonts w:ascii="Cordia New" w:hAnsi="Cordia New" w:cs="Cordia New" w:hint="cs"/>
          <w:color w:val="D3D0C8"/>
          <w:sz w:val="18"/>
          <w:szCs w:val="18"/>
        </w:rPr>
        <w:t>}</w:t>
      </w:r>
    </w:p>
    <w:p w14:paraId="541E1FFD" w14:textId="7283A13D" w:rsidR="00C17CF2" w:rsidRDefault="00200203" w:rsidP="008D15D8">
      <w:pPr>
        <w:rPr>
          <w:rFonts w:asciiTheme="minorHAnsi" w:hAnsiTheme="minorHAnsi" w:cstheme="minorHAnsi"/>
        </w:rPr>
      </w:pPr>
      <w:r w:rsidRPr="00F812E4">
        <w:rPr>
          <w:rFonts w:asciiTheme="minorHAnsi" w:hAnsiTheme="minorHAnsi" w:cstheme="minorHAnsi"/>
        </w:rPr>
        <w:t xml:space="preserve">Check token using </w:t>
      </w:r>
      <w:hyperlink w:anchor="_Swagger" w:history="1">
        <w:r w:rsidRPr="00F812E4">
          <w:rPr>
            <w:rStyle w:val="Hyperlink"/>
            <w:rFonts w:asciiTheme="minorHAnsi" w:hAnsiTheme="minorHAnsi" w:cstheme="minorHAnsi"/>
          </w:rPr>
          <w:t>Swagger</w:t>
        </w:r>
      </w:hyperlink>
    </w:p>
    <w:p w14:paraId="3ECD8D48" w14:textId="5C808131" w:rsidR="00696B20" w:rsidRDefault="00696B20" w:rsidP="008D15D8">
      <w:pPr>
        <w:rPr>
          <w:rFonts w:asciiTheme="minorHAnsi" w:hAnsiTheme="minorHAnsi" w:cstheme="minorHAnsi"/>
        </w:rPr>
      </w:pPr>
    </w:p>
    <w:p w14:paraId="48E92E09" w14:textId="0D6F12AA" w:rsidR="00C745C2" w:rsidRPr="00C745C2" w:rsidRDefault="00C745C2" w:rsidP="00C745C2">
      <w:pPr>
        <w:pStyle w:val="Heading3"/>
        <w:rPr>
          <w:sz w:val="20"/>
          <w:szCs w:val="20"/>
        </w:rPr>
      </w:pPr>
      <w:bookmarkStart w:id="81" w:name="_Toc92701432"/>
      <w:r>
        <w:rPr>
          <w:sz w:val="20"/>
          <w:szCs w:val="20"/>
        </w:rPr>
        <w:t>Invalid XIQ token format</w:t>
      </w:r>
      <w:bookmarkEnd w:id="81"/>
    </w:p>
    <w:p w14:paraId="7E60FA3F" w14:textId="77777777" w:rsidR="007A5106" w:rsidRPr="007A5106" w:rsidRDefault="007A5106" w:rsidP="007A5106">
      <w:pPr>
        <w:shd w:val="clear" w:color="auto" w:fill="2D2D2D"/>
        <w:spacing w:line="270" w:lineRule="atLeast"/>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 </w:t>
      </w:r>
      <w:r w:rsidRPr="007A5106">
        <w:rPr>
          <w:rFonts w:ascii="Cordia New" w:hAnsi="Cordia New" w:cs="Cordia New" w:hint="cs"/>
          <w:color w:val="99CC99"/>
          <w:sz w:val="18"/>
          <w:szCs w:val="18"/>
        </w:rPr>
        <w:t>Error</w:t>
      </w:r>
      <w:r w:rsidRPr="007A5106">
        <w:rPr>
          <w:rFonts w:ascii="Cordia New" w:hAnsi="Cordia New" w:cs="Cordia New" w:hint="cs"/>
          <w:color w:val="D3D0C8"/>
          <w:sz w:val="18"/>
          <w:szCs w:val="18"/>
        </w:rPr>
        <w:t xml:space="preserve"> retrieving PPSK users from XIQ - HTTP Status Code: </w:t>
      </w:r>
      <w:r w:rsidRPr="007A5106">
        <w:rPr>
          <w:rFonts w:ascii="Cordia New" w:hAnsi="Cordia New" w:cs="Cordia New" w:hint="cs"/>
          <w:color w:val="F99157"/>
          <w:sz w:val="18"/>
          <w:szCs w:val="18"/>
        </w:rPr>
        <w:t>401</w:t>
      </w:r>
    </w:p>
    <w:p w14:paraId="696D4CAD" w14:textId="77777777" w:rsidR="007A5106" w:rsidRPr="007A5106" w:rsidRDefault="007A5106" w:rsidP="007A5106">
      <w:pPr>
        <w:shd w:val="clear" w:color="auto" w:fill="2D2D2D"/>
        <w:rPr>
          <w:rFonts w:ascii="Cordia New" w:hAnsi="Cordia New" w:cs="Cordia New"/>
          <w:color w:val="D3D0C8"/>
          <w:sz w:val="18"/>
          <w:szCs w:val="18"/>
        </w:rPr>
      </w:pPr>
      <w:r w:rsidRPr="007A5106">
        <w:rPr>
          <w:rFonts w:ascii="Cordia New" w:hAnsi="Cordia New" w:cs="Cordia New" w:hint="cs"/>
          <w:color w:val="747369"/>
          <w:sz w:val="18"/>
          <w:szCs w:val="18"/>
        </w:rPr>
        <w:t>2021-11-08</w:t>
      </w:r>
      <w:r w:rsidRPr="007A5106">
        <w:rPr>
          <w:rFonts w:ascii="Cordia New" w:hAnsi="Cordia New" w:cs="Cordia New" w:hint="cs"/>
          <w:color w:val="D3D0C8"/>
          <w:sz w:val="18"/>
          <w:szCs w:val="18"/>
        </w:rPr>
        <w:t xml:space="preserve"> </w:t>
      </w:r>
      <w:r w:rsidRPr="007A5106">
        <w:rPr>
          <w:rFonts w:ascii="Cordia New" w:hAnsi="Cordia New" w:cs="Cordia New" w:hint="cs"/>
          <w:color w:val="747369"/>
          <w:sz w:val="18"/>
          <w:szCs w:val="18"/>
        </w:rPr>
        <w:t>13:56:36</w:t>
      </w:r>
      <w:r w:rsidRPr="007A5106">
        <w:rPr>
          <w:rFonts w:ascii="Cordia New" w:hAnsi="Cordia New" w:cs="Cordia New" w:hint="cs"/>
          <w:color w:val="D3D0C8"/>
          <w:sz w:val="18"/>
          <w:szCs w:val="18"/>
        </w:rPr>
        <w:t xml:space="preserve">: root - </w:t>
      </w:r>
      <w:r w:rsidRPr="007A5106">
        <w:rPr>
          <w:rFonts w:ascii="Cordia New" w:hAnsi="Cordia New" w:cs="Cordia New" w:hint="cs"/>
          <w:color w:val="F2777A"/>
          <w:sz w:val="18"/>
          <w:szCs w:val="18"/>
        </w:rPr>
        <w:t>WARNING</w:t>
      </w:r>
      <w:r w:rsidRPr="007A5106">
        <w:rPr>
          <w:rFonts w:ascii="Cordia New" w:hAnsi="Cordia New" w:cs="Cordia New" w:hint="cs"/>
          <w:color w:val="D3D0C8"/>
          <w:sz w:val="18"/>
          <w:szCs w:val="18"/>
        </w:rPr>
        <w:t xml:space="preserve"> -    </w:t>
      </w:r>
      <w:proofErr w:type="gramStart"/>
      <w:r w:rsidRPr="007A5106">
        <w:rPr>
          <w:rFonts w:ascii="Cordia New" w:hAnsi="Cordia New" w:cs="Cordia New" w:hint="cs"/>
          <w:color w:val="D3D0C8"/>
          <w:sz w:val="18"/>
          <w:szCs w:val="18"/>
        </w:rPr>
        <w:t xml:space="preserve">   {</w:t>
      </w:r>
      <w:proofErr w:type="gramEnd"/>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error_code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AuthInvalidToken</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error_id</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'555d1ce9f67b40ef83caf4a89ca92b04'</w:t>
      </w:r>
      <w:r w:rsidRPr="007A5106">
        <w:rPr>
          <w:rFonts w:ascii="Cordia New" w:hAnsi="Cordia New" w:cs="Cordia New" w:hint="cs"/>
          <w:color w:val="D3D0C8"/>
          <w:sz w:val="18"/>
          <w:szCs w:val="18"/>
        </w:rPr>
        <w:t xml:space="preserve">, </w:t>
      </w:r>
      <w:r w:rsidRPr="007A5106">
        <w:rPr>
          <w:rFonts w:ascii="Cordia New" w:hAnsi="Cordia New" w:cs="Cordia New" w:hint="cs"/>
          <w:color w:val="99CC99"/>
          <w:sz w:val="18"/>
          <w:szCs w:val="18"/>
        </w:rPr>
        <w:t>'</w:t>
      </w:r>
      <w:proofErr w:type="spellStart"/>
      <w:r w:rsidRPr="007A5106">
        <w:rPr>
          <w:rFonts w:ascii="Cordia New" w:hAnsi="Cordia New" w:cs="Cordia New" w:hint="cs"/>
          <w:color w:val="99CC99"/>
          <w:sz w:val="18"/>
          <w:szCs w:val="18"/>
        </w:rPr>
        <w:t>error_message</w:t>
      </w:r>
      <w:proofErr w:type="spellEnd"/>
      <w:r w:rsidRPr="007A5106">
        <w:rPr>
          <w:rFonts w:ascii="Cordia New" w:hAnsi="Cordia New" w:cs="Cordia New" w:hint="cs"/>
          <w:color w:val="99CC99"/>
          <w:sz w:val="18"/>
          <w:szCs w:val="18"/>
        </w:rPr>
        <w:t>'</w:t>
      </w:r>
      <w:r w:rsidRPr="007A5106">
        <w:rPr>
          <w:rFonts w:ascii="Cordia New" w:hAnsi="Cordia New" w:cs="Cordia New" w:hint="cs"/>
          <w:color w:val="D3D0C8"/>
          <w:sz w:val="18"/>
          <w:szCs w:val="18"/>
        </w:rPr>
        <w:t xml:space="preserve">: </w:t>
      </w:r>
      <w:r w:rsidRPr="00C745C2">
        <w:rPr>
          <w:rFonts w:ascii="Cordia New" w:hAnsi="Cordia New" w:cs="Cordia New" w:hint="cs"/>
          <w:color w:val="99CC99"/>
          <w:sz w:val="18"/>
          <w:szCs w:val="18"/>
          <w:highlight w:val="darkYellow"/>
        </w:rPr>
        <w:t>'JWT strings must contain exactly 2 period</w:t>
      </w:r>
      <w:r w:rsidRPr="007A5106">
        <w:rPr>
          <w:rFonts w:ascii="Cordia New" w:hAnsi="Cordia New" w:cs="Cordia New" w:hint="cs"/>
          <w:color w:val="99CC99"/>
          <w:sz w:val="18"/>
          <w:szCs w:val="18"/>
        </w:rPr>
        <w:t xml:space="preserve"> characters. Found: 0'</w:t>
      </w:r>
      <w:r w:rsidRPr="007A5106">
        <w:rPr>
          <w:rFonts w:ascii="Cordia New" w:hAnsi="Cordia New" w:cs="Cordia New" w:hint="cs"/>
          <w:color w:val="D3D0C8"/>
          <w:sz w:val="18"/>
          <w:szCs w:val="18"/>
        </w:rPr>
        <w:t>}</w:t>
      </w:r>
    </w:p>
    <w:p w14:paraId="4DC85CFF" w14:textId="5DEAB050" w:rsidR="007A5106" w:rsidRPr="00F812E4" w:rsidRDefault="0078683B" w:rsidP="008D15D8">
      <w:pPr>
        <w:rPr>
          <w:rFonts w:asciiTheme="minorHAnsi" w:hAnsiTheme="minorHAnsi" w:cstheme="minorHAnsi"/>
        </w:rPr>
      </w:pPr>
      <w:r w:rsidRPr="00F812E4">
        <w:rPr>
          <w:rFonts w:asciiTheme="minorHAnsi" w:hAnsiTheme="minorHAnsi" w:cstheme="minorHAnsi"/>
        </w:rPr>
        <w:t xml:space="preserve">This may mean that you are trying to use XIQ Username and Password but did not comment out line 23. </w:t>
      </w:r>
      <w:r w:rsidR="00F022FD" w:rsidRPr="00F812E4">
        <w:rPr>
          <w:rFonts w:asciiTheme="minorHAnsi" w:hAnsiTheme="minorHAnsi" w:cstheme="minorHAnsi"/>
        </w:rPr>
        <w:t>Add a # in</w:t>
      </w:r>
      <w:r w:rsidR="007A10A6">
        <w:rPr>
          <w:rFonts w:asciiTheme="minorHAnsi" w:hAnsiTheme="minorHAnsi" w:cstheme="minorHAnsi"/>
        </w:rPr>
        <w:t xml:space="preserve"> </w:t>
      </w:r>
      <w:r w:rsidR="00F022FD" w:rsidRPr="00F812E4">
        <w:rPr>
          <w:rFonts w:asciiTheme="minorHAnsi" w:hAnsiTheme="minorHAnsi" w:cstheme="minorHAnsi"/>
        </w:rPr>
        <w:t xml:space="preserve">front of </w:t>
      </w:r>
      <w:r w:rsidR="00F022FD" w:rsidRPr="00F812E4">
        <w:rPr>
          <w:rFonts w:asciiTheme="minorHAnsi" w:hAnsiTheme="minorHAnsi" w:cstheme="minorHAnsi"/>
          <w:b/>
          <w:bCs/>
        </w:rPr>
        <w:t>line 23</w:t>
      </w:r>
      <w:r w:rsidR="00F022FD" w:rsidRPr="00F812E4">
        <w:rPr>
          <w:rFonts w:asciiTheme="minorHAnsi" w:hAnsiTheme="minorHAnsi" w:cstheme="minorHAnsi"/>
        </w:rPr>
        <w:t>.</w:t>
      </w:r>
    </w:p>
    <w:p w14:paraId="5C4FF9B9" w14:textId="032C1457" w:rsidR="00A748FE" w:rsidRDefault="00A748FE" w:rsidP="008D15D8"/>
    <w:p w14:paraId="1BDC7916" w14:textId="77777777" w:rsidR="00C745C2" w:rsidRDefault="00C745C2" w:rsidP="00A748FE">
      <w:pPr>
        <w:pStyle w:val="Heading3"/>
        <w:rPr>
          <w:sz w:val="20"/>
          <w:szCs w:val="20"/>
        </w:rPr>
      </w:pPr>
    </w:p>
    <w:p w14:paraId="3CF628BB" w14:textId="77777777" w:rsidR="00C745C2" w:rsidRDefault="00C745C2" w:rsidP="00A748FE">
      <w:pPr>
        <w:pStyle w:val="Heading3"/>
        <w:rPr>
          <w:sz w:val="20"/>
          <w:szCs w:val="20"/>
        </w:rPr>
      </w:pPr>
    </w:p>
    <w:p w14:paraId="4D14F0D2" w14:textId="41E42F78" w:rsidR="00A748FE" w:rsidRDefault="00A748FE" w:rsidP="00A748FE">
      <w:pPr>
        <w:pStyle w:val="Heading3"/>
        <w:rPr>
          <w:sz w:val="20"/>
          <w:szCs w:val="20"/>
        </w:rPr>
      </w:pPr>
      <w:bookmarkStart w:id="82" w:name="_Toc92701433"/>
      <w:r>
        <w:rPr>
          <w:sz w:val="20"/>
          <w:szCs w:val="20"/>
        </w:rPr>
        <w:t>Expired XIQ token</w:t>
      </w:r>
      <w:bookmarkEnd w:id="82"/>
      <w:r w:rsidR="00461116">
        <w:rPr>
          <w:sz w:val="20"/>
          <w:szCs w:val="20"/>
        </w:rPr>
        <w:t xml:space="preserve"> – Code 401 &amp; JWT expired</w:t>
      </w:r>
    </w:p>
    <w:p w14:paraId="6CCD9F07" w14:textId="77777777" w:rsidR="00A748FE" w:rsidRPr="00A748FE" w:rsidRDefault="00A748FE" w:rsidP="00A748FE">
      <w:pPr>
        <w:shd w:val="clear" w:color="auto" w:fill="2D2D2D"/>
        <w:spacing w:line="270" w:lineRule="atLeast"/>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 </w:t>
      </w:r>
      <w:r w:rsidRPr="00A748FE">
        <w:rPr>
          <w:rFonts w:ascii="Cordia New" w:hAnsi="Cordia New" w:cs="Cordia New" w:hint="cs"/>
          <w:color w:val="99CC99"/>
          <w:sz w:val="18"/>
          <w:szCs w:val="18"/>
        </w:rPr>
        <w:t>Error</w:t>
      </w:r>
      <w:r w:rsidRPr="00A748FE">
        <w:rPr>
          <w:rFonts w:ascii="Cordia New" w:hAnsi="Cordia New" w:cs="Cordia New" w:hint="cs"/>
          <w:color w:val="D3D0C8"/>
          <w:sz w:val="18"/>
          <w:szCs w:val="18"/>
        </w:rPr>
        <w:t xml:space="preserve"> retrieving PPSK users from XIQ - HTTP Status Code: </w:t>
      </w:r>
      <w:r w:rsidRPr="00A748FE">
        <w:rPr>
          <w:rFonts w:ascii="Cordia New" w:hAnsi="Cordia New" w:cs="Cordia New" w:hint="cs"/>
          <w:color w:val="F99157"/>
          <w:sz w:val="18"/>
          <w:szCs w:val="18"/>
        </w:rPr>
        <w:t>401</w:t>
      </w:r>
    </w:p>
    <w:p w14:paraId="275AC63B" w14:textId="77777777" w:rsidR="00A748FE" w:rsidRPr="00A748FE" w:rsidRDefault="00A748FE" w:rsidP="00A748FE">
      <w:pPr>
        <w:shd w:val="clear" w:color="auto" w:fill="2D2D2D"/>
        <w:rPr>
          <w:rFonts w:ascii="Cordia New" w:hAnsi="Cordia New" w:cs="Cordia New"/>
          <w:color w:val="D3D0C8"/>
          <w:sz w:val="18"/>
          <w:szCs w:val="18"/>
        </w:rPr>
      </w:pPr>
      <w:r w:rsidRPr="00A748FE">
        <w:rPr>
          <w:rFonts w:ascii="Cordia New" w:hAnsi="Cordia New" w:cs="Cordia New" w:hint="cs"/>
          <w:color w:val="747369"/>
          <w:sz w:val="18"/>
          <w:szCs w:val="18"/>
        </w:rPr>
        <w:t>2021-11-08</w:t>
      </w:r>
      <w:r w:rsidRPr="00A748FE">
        <w:rPr>
          <w:rFonts w:ascii="Cordia New" w:hAnsi="Cordia New" w:cs="Cordia New" w:hint="cs"/>
          <w:color w:val="D3D0C8"/>
          <w:sz w:val="18"/>
          <w:szCs w:val="18"/>
        </w:rPr>
        <w:t xml:space="preserve"> </w:t>
      </w:r>
      <w:r w:rsidRPr="00A748FE">
        <w:rPr>
          <w:rFonts w:ascii="Cordia New" w:hAnsi="Cordia New" w:cs="Cordia New" w:hint="cs"/>
          <w:color w:val="747369"/>
          <w:sz w:val="18"/>
          <w:szCs w:val="18"/>
        </w:rPr>
        <w:t>14:14:16</w:t>
      </w:r>
      <w:r w:rsidRPr="00A748FE">
        <w:rPr>
          <w:rFonts w:ascii="Cordia New" w:hAnsi="Cordia New" w:cs="Cordia New" w:hint="cs"/>
          <w:color w:val="D3D0C8"/>
          <w:sz w:val="18"/>
          <w:szCs w:val="18"/>
        </w:rPr>
        <w:t xml:space="preserve">: root - </w:t>
      </w:r>
      <w:r w:rsidRPr="00A748FE">
        <w:rPr>
          <w:rFonts w:ascii="Cordia New" w:hAnsi="Cordia New" w:cs="Cordia New" w:hint="cs"/>
          <w:color w:val="F2777A"/>
          <w:sz w:val="18"/>
          <w:szCs w:val="18"/>
        </w:rPr>
        <w:t>WARNING</w:t>
      </w:r>
      <w:r w:rsidRPr="00A748FE">
        <w:rPr>
          <w:rFonts w:ascii="Cordia New" w:hAnsi="Cordia New" w:cs="Cordia New" w:hint="cs"/>
          <w:color w:val="D3D0C8"/>
          <w:sz w:val="18"/>
          <w:szCs w:val="18"/>
        </w:rPr>
        <w:t xml:space="preserve"> -    </w:t>
      </w:r>
      <w:proofErr w:type="gramStart"/>
      <w:r w:rsidRPr="00A748FE">
        <w:rPr>
          <w:rFonts w:ascii="Cordia New" w:hAnsi="Cordia New" w:cs="Cordia New" w:hint="cs"/>
          <w:color w:val="D3D0C8"/>
          <w:sz w:val="18"/>
          <w:szCs w:val="18"/>
        </w:rPr>
        <w:t xml:space="preserve">   {</w:t>
      </w:r>
      <w:proofErr w:type="gramEnd"/>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error_code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AuthTokenExpired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error_id</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'78d8b818a03940dd8d4accfc1b3ffb7e'</w:t>
      </w:r>
      <w:r w:rsidRPr="00A748FE">
        <w:rPr>
          <w:rFonts w:ascii="Cordia New" w:hAnsi="Cordia New" w:cs="Cordia New" w:hint="cs"/>
          <w:color w:val="D3D0C8"/>
          <w:sz w:val="18"/>
          <w:szCs w:val="18"/>
        </w:rPr>
        <w:t xml:space="preserve">, </w:t>
      </w:r>
      <w:r w:rsidRPr="00A748FE">
        <w:rPr>
          <w:rFonts w:ascii="Cordia New" w:hAnsi="Cordia New" w:cs="Cordia New" w:hint="cs"/>
          <w:color w:val="99CC99"/>
          <w:sz w:val="18"/>
          <w:szCs w:val="18"/>
        </w:rPr>
        <w:t>'</w:t>
      </w:r>
      <w:proofErr w:type="spellStart"/>
      <w:r w:rsidRPr="00A748FE">
        <w:rPr>
          <w:rFonts w:ascii="Cordia New" w:hAnsi="Cordia New" w:cs="Cordia New" w:hint="cs"/>
          <w:color w:val="99CC99"/>
          <w:sz w:val="18"/>
          <w:szCs w:val="18"/>
        </w:rPr>
        <w:t>error_message</w:t>
      </w:r>
      <w:proofErr w:type="spellEnd"/>
      <w:r w:rsidRPr="00A748FE">
        <w:rPr>
          <w:rFonts w:ascii="Cordia New" w:hAnsi="Cordia New" w:cs="Cordia New" w:hint="cs"/>
          <w:color w:val="99CC99"/>
          <w:sz w:val="18"/>
          <w:szCs w:val="18"/>
        </w:rPr>
        <w:t>'</w:t>
      </w:r>
      <w:r w:rsidRPr="00A748FE">
        <w:rPr>
          <w:rFonts w:ascii="Cordia New" w:hAnsi="Cordia New" w:cs="Cordia New" w:hint="cs"/>
          <w:color w:val="D3D0C8"/>
          <w:sz w:val="18"/>
          <w:szCs w:val="18"/>
        </w:rPr>
        <w:t xml:space="preserve">: </w:t>
      </w:r>
      <w:r w:rsidRPr="007B72C6">
        <w:rPr>
          <w:rFonts w:ascii="Cordia New" w:hAnsi="Cordia New" w:cs="Cordia New" w:hint="cs"/>
          <w:color w:val="99CC99"/>
          <w:sz w:val="18"/>
          <w:szCs w:val="18"/>
          <w:highlight w:val="darkYellow"/>
        </w:rPr>
        <w:t>'JWT expired at 2021-11-08T19:14:11Z</w:t>
      </w:r>
      <w:r w:rsidRPr="00A748FE">
        <w:rPr>
          <w:rFonts w:ascii="Cordia New" w:hAnsi="Cordia New" w:cs="Cordia New" w:hint="cs"/>
          <w:color w:val="99CC99"/>
          <w:sz w:val="18"/>
          <w:szCs w:val="18"/>
        </w:rPr>
        <w:t>.</w:t>
      </w:r>
    </w:p>
    <w:p w14:paraId="34548ECD" w14:textId="6C4CDF1F" w:rsidR="0078683B" w:rsidRPr="00F812E4" w:rsidRDefault="00A748FE" w:rsidP="008D15D8">
      <w:pPr>
        <w:rPr>
          <w:rFonts w:asciiTheme="minorHAnsi" w:hAnsiTheme="minorHAnsi" w:cstheme="minorHAnsi"/>
        </w:rPr>
      </w:pPr>
      <w:r w:rsidRPr="00F812E4">
        <w:rPr>
          <w:rFonts w:asciiTheme="minorHAnsi" w:hAnsiTheme="minorHAnsi" w:cstheme="minorHAnsi"/>
        </w:rPr>
        <w:t xml:space="preserve">The XIQ token has expired. Generate a new token </w:t>
      </w:r>
      <w:r w:rsidR="005A1E9B" w:rsidRPr="00F812E4">
        <w:rPr>
          <w:rFonts w:asciiTheme="minorHAnsi" w:hAnsiTheme="minorHAnsi" w:cstheme="minorHAnsi"/>
        </w:rPr>
        <w:t xml:space="preserve">using </w:t>
      </w:r>
      <w:hyperlink w:anchor="_Swagger" w:history="1">
        <w:r w:rsidR="005A1E9B" w:rsidRPr="00F812E4">
          <w:rPr>
            <w:rStyle w:val="Hyperlink"/>
            <w:rFonts w:asciiTheme="minorHAnsi" w:hAnsiTheme="minorHAnsi" w:cstheme="minorHAnsi"/>
          </w:rPr>
          <w:t>Swagger</w:t>
        </w:r>
      </w:hyperlink>
    </w:p>
    <w:p w14:paraId="5C18A517" w14:textId="77777777" w:rsidR="005A1E9B" w:rsidRDefault="005A1E9B" w:rsidP="008D15D8"/>
    <w:p w14:paraId="0C2DF613" w14:textId="7534EB9E" w:rsidR="00200203" w:rsidRDefault="00A02863" w:rsidP="00A02863">
      <w:pPr>
        <w:pStyle w:val="Heading3"/>
        <w:rPr>
          <w:sz w:val="20"/>
          <w:szCs w:val="20"/>
        </w:rPr>
      </w:pPr>
      <w:bookmarkStart w:id="83" w:name="_Toc92701434"/>
      <w:r>
        <w:rPr>
          <w:sz w:val="20"/>
          <w:szCs w:val="20"/>
        </w:rPr>
        <w:t>Invalid XIQ Username/password</w:t>
      </w:r>
      <w:bookmarkEnd w:id="83"/>
      <w:r w:rsidR="0065646E">
        <w:rPr>
          <w:sz w:val="20"/>
          <w:szCs w:val="20"/>
        </w:rPr>
        <w:t xml:space="preserve"> – Code 401</w:t>
      </w:r>
    </w:p>
    <w:p w14:paraId="52F7B96E" w14:textId="77777777" w:rsidR="00A02863" w:rsidRPr="00A02863" w:rsidRDefault="00A02863" w:rsidP="00A02863">
      <w:pPr>
        <w:shd w:val="clear" w:color="auto" w:fill="2D2D2D"/>
        <w:spacing w:line="270" w:lineRule="atLeast"/>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 </w:t>
      </w:r>
      <w:r w:rsidRPr="00A02863">
        <w:rPr>
          <w:rFonts w:ascii="Cordia New" w:hAnsi="Cordia New" w:cs="Cordia New" w:hint="cs"/>
          <w:color w:val="99CC99"/>
          <w:sz w:val="18"/>
          <w:szCs w:val="18"/>
        </w:rPr>
        <w:t>Error</w:t>
      </w:r>
      <w:r w:rsidRPr="00A02863">
        <w:rPr>
          <w:rFonts w:ascii="Cordia New" w:hAnsi="Cordia New" w:cs="Cordia New" w:hint="cs"/>
          <w:color w:val="D3D0C8"/>
          <w:sz w:val="18"/>
          <w:szCs w:val="18"/>
        </w:rPr>
        <w:t xml:space="preserve"> getting access token - HTTP Status Code: </w:t>
      </w:r>
      <w:r w:rsidRPr="00A02863">
        <w:rPr>
          <w:rFonts w:ascii="Cordia New" w:hAnsi="Cordia New" w:cs="Cordia New" w:hint="cs"/>
          <w:color w:val="F99157"/>
          <w:sz w:val="18"/>
          <w:szCs w:val="18"/>
        </w:rPr>
        <w:t>401</w:t>
      </w:r>
    </w:p>
    <w:p w14:paraId="04918AE1" w14:textId="77777777" w:rsidR="00A02863" w:rsidRPr="00A02863" w:rsidRDefault="00A02863" w:rsidP="00A02863">
      <w:pPr>
        <w:shd w:val="clear" w:color="auto" w:fill="2D2D2D"/>
        <w:rPr>
          <w:rFonts w:ascii="Cordia New" w:hAnsi="Cordia New" w:cs="Cordia New"/>
          <w:color w:val="D3D0C8"/>
          <w:sz w:val="18"/>
          <w:szCs w:val="18"/>
        </w:rPr>
      </w:pPr>
      <w:r w:rsidRPr="00A02863">
        <w:rPr>
          <w:rFonts w:ascii="Cordia New" w:hAnsi="Cordia New" w:cs="Cordia New" w:hint="cs"/>
          <w:color w:val="747369"/>
          <w:sz w:val="18"/>
          <w:szCs w:val="18"/>
        </w:rPr>
        <w:t>2021-11-08</w:t>
      </w:r>
      <w:r w:rsidRPr="00A02863">
        <w:rPr>
          <w:rFonts w:ascii="Cordia New" w:hAnsi="Cordia New" w:cs="Cordia New" w:hint="cs"/>
          <w:color w:val="D3D0C8"/>
          <w:sz w:val="18"/>
          <w:szCs w:val="18"/>
        </w:rPr>
        <w:t xml:space="preserve"> </w:t>
      </w:r>
      <w:r w:rsidRPr="00A02863">
        <w:rPr>
          <w:rFonts w:ascii="Cordia New" w:hAnsi="Cordia New" w:cs="Cordia New" w:hint="cs"/>
          <w:color w:val="747369"/>
          <w:sz w:val="18"/>
          <w:szCs w:val="18"/>
        </w:rPr>
        <w:t>13:55:15</w:t>
      </w:r>
      <w:r w:rsidRPr="00A02863">
        <w:rPr>
          <w:rFonts w:ascii="Cordia New" w:hAnsi="Cordia New" w:cs="Cordia New" w:hint="cs"/>
          <w:color w:val="D3D0C8"/>
          <w:sz w:val="18"/>
          <w:szCs w:val="18"/>
        </w:rPr>
        <w:t xml:space="preserve">: root - </w:t>
      </w:r>
      <w:r w:rsidRPr="00A02863">
        <w:rPr>
          <w:rFonts w:ascii="Cordia New" w:hAnsi="Cordia New" w:cs="Cordia New" w:hint="cs"/>
          <w:color w:val="F2777A"/>
          <w:sz w:val="18"/>
          <w:szCs w:val="18"/>
        </w:rPr>
        <w:t>WARNING</w:t>
      </w:r>
      <w:r w:rsidRPr="00A02863">
        <w:rPr>
          <w:rFonts w:ascii="Cordia New" w:hAnsi="Cordia New" w:cs="Cordia New" w:hint="cs"/>
          <w:color w:val="D3D0C8"/>
          <w:sz w:val="18"/>
          <w:szCs w:val="18"/>
        </w:rPr>
        <w:t xml:space="preserve"> -       &lt;Response [</w:t>
      </w:r>
      <w:r w:rsidRPr="00A02863">
        <w:rPr>
          <w:rFonts w:ascii="Cordia New" w:hAnsi="Cordia New" w:cs="Cordia New" w:hint="cs"/>
          <w:color w:val="F99157"/>
          <w:sz w:val="18"/>
          <w:szCs w:val="18"/>
        </w:rPr>
        <w:t>401</w:t>
      </w:r>
      <w:r w:rsidRPr="00A02863">
        <w:rPr>
          <w:rFonts w:ascii="Cordia New" w:hAnsi="Cordia New" w:cs="Cordia New" w:hint="cs"/>
          <w:color w:val="D3D0C8"/>
          <w:sz w:val="18"/>
          <w:szCs w:val="18"/>
        </w:rPr>
        <w:t>]&gt;</w:t>
      </w:r>
    </w:p>
    <w:p w14:paraId="76F7DFE5" w14:textId="314C08BC" w:rsidR="00474201" w:rsidRPr="00F812E4" w:rsidRDefault="00474201" w:rsidP="00A02863">
      <w:pPr>
        <w:rPr>
          <w:rFonts w:asciiTheme="minorHAnsi" w:hAnsiTheme="minorHAnsi" w:cstheme="minorHAnsi"/>
        </w:rPr>
      </w:pPr>
      <w:r w:rsidRPr="00F812E4">
        <w:rPr>
          <w:rFonts w:asciiTheme="minorHAnsi" w:hAnsiTheme="minorHAnsi" w:cstheme="minorHAnsi"/>
        </w:rPr>
        <w:t>Check username and password for XIQ. – recommend using XIQ Token</w:t>
      </w:r>
    </w:p>
    <w:p w14:paraId="57C5D934" w14:textId="77777777" w:rsidR="00CD1B39" w:rsidRDefault="00CD1B39" w:rsidP="00F10E4C">
      <w:pPr>
        <w:pStyle w:val="Heading3"/>
        <w:rPr>
          <w:sz w:val="20"/>
          <w:szCs w:val="20"/>
        </w:rPr>
      </w:pPr>
    </w:p>
    <w:p w14:paraId="10F719E3" w14:textId="402AE8B5" w:rsidR="00F10E4C" w:rsidRDefault="00F10E4C" w:rsidP="00F10E4C">
      <w:pPr>
        <w:pStyle w:val="Heading3"/>
        <w:rPr>
          <w:sz w:val="20"/>
          <w:szCs w:val="20"/>
        </w:rPr>
      </w:pPr>
      <w:bookmarkStart w:id="84" w:name="_Toc92701435"/>
      <w:r>
        <w:rPr>
          <w:sz w:val="20"/>
          <w:szCs w:val="20"/>
        </w:rPr>
        <w:t>Unable to reach server</w:t>
      </w:r>
      <w:bookmarkEnd w:id="84"/>
      <w:r w:rsidR="00461116">
        <w:rPr>
          <w:sz w:val="20"/>
          <w:szCs w:val="20"/>
        </w:rPr>
        <w:t xml:space="preserve"> (Active Directory)</w:t>
      </w:r>
    </w:p>
    <w:p w14:paraId="436A5AE7" w14:textId="77777777" w:rsidR="00CD1B39" w:rsidRPr="00CD1B39" w:rsidRDefault="00CD1B39" w:rsidP="00CD1B39">
      <w:pPr>
        <w:shd w:val="clear" w:color="auto" w:fill="2D2D2D"/>
        <w:spacing w:line="270" w:lineRule="atLeast"/>
        <w:rPr>
          <w:rFonts w:ascii="Cordia New" w:hAnsi="Cordia New" w:cs="Cordia New"/>
          <w:color w:val="D3D0C8"/>
          <w:sz w:val="18"/>
          <w:szCs w:val="18"/>
        </w:rPr>
      </w:pPr>
      <w:r w:rsidRPr="00CD1B39">
        <w:rPr>
          <w:rFonts w:ascii="Cordia New" w:hAnsi="Cordia New" w:cs="Cordia New" w:hint="cs"/>
          <w:color w:val="747369"/>
          <w:sz w:val="18"/>
          <w:szCs w:val="18"/>
        </w:rPr>
        <w:t>2021-11-08</w:t>
      </w:r>
      <w:r w:rsidRPr="00CD1B39">
        <w:rPr>
          <w:rFonts w:ascii="Cordia New" w:hAnsi="Cordia New" w:cs="Cordia New" w:hint="cs"/>
          <w:color w:val="D3D0C8"/>
          <w:sz w:val="18"/>
          <w:szCs w:val="18"/>
        </w:rPr>
        <w:t xml:space="preserve"> </w:t>
      </w:r>
      <w:r w:rsidRPr="00CD1B39">
        <w:rPr>
          <w:rFonts w:ascii="Cordia New" w:hAnsi="Cordia New" w:cs="Cordia New" w:hint="cs"/>
          <w:color w:val="747369"/>
          <w:sz w:val="18"/>
          <w:szCs w:val="18"/>
        </w:rPr>
        <w:t>13:46:07</w:t>
      </w:r>
      <w:r w:rsidRPr="00CD1B39">
        <w:rPr>
          <w:rFonts w:ascii="Cordia New" w:hAnsi="Cordia New" w:cs="Cordia New" w:hint="cs"/>
          <w:color w:val="D3D0C8"/>
          <w:sz w:val="18"/>
          <w:szCs w:val="18"/>
        </w:rPr>
        <w:t xml:space="preserve">: root - </w:t>
      </w:r>
      <w:r w:rsidRPr="00CD1B39">
        <w:rPr>
          <w:rFonts w:ascii="Cordia New" w:hAnsi="Cordia New" w:cs="Cordia New" w:hint="cs"/>
          <w:color w:val="99CC99"/>
          <w:sz w:val="18"/>
          <w:szCs w:val="18"/>
        </w:rPr>
        <w:t>ERROR</w:t>
      </w:r>
      <w:r w:rsidRPr="00CD1B39">
        <w:rPr>
          <w:rFonts w:ascii="Cordia New" w:hAnsi="Cordia New" w:cs="Cordia New" w:hint="cs"/>
          <w:color w:val="D3D0C8"/>
          <w:sz w:val="18"/>
          <w:szCs w:val="18"/>
        </w:rPr>
        <w:t xml:space="preserve"> - Unable to reach server </w:t>
      </w:r>
      <w:r w:rsidRPr="00CD1B39">
        <w:rPr>
          <w:rFonts w:ascii="Cordia New" w:hAnsi="Cordia New" w:cs="Cordia New" w:hint="cs"/>
          <w:color w:val="F99157"/>
          <w:sz w:val="18"/>
          <w:szCs w:val="18"/>
        </w:rPr>
        <w:t>DADOH-</w:t>
      </w:r>
      <w:proofErr w:type="spellStart"/>
      <w:proofErr w:type="gramStart"/>
      <w:r w:rsidRPr="00CD1B39">
        <w:rPr>
          <w:rFonts w:ascii="Cordia New" w:hAnsi="Cordia New" w:cs="Cordia New" w:hint="cs"/>
          <w:color w:val="F99157"/>
          <w:sz w:val="18"/>
          <w:szCs w:val="18"/>
        </w:rPr>
        <w:t>D.SmithHome.local</w:t>
      </w:r>
      <w:proofErr w:type="spellEnd"/>
      <w:proofErr w:type="gramEnd"/>
    </w:p>
    <w:p w14:paraId="5A0DE6C1" w14:textId="3BF4BA84" w:rsidR="00CD1B39" w:rsidRPr="00F812E4" w:rsidRDefault="00CD1B39" w:rsidP="00CD1B39">
      <w:pPr>
        <w:rPr>
          <w:rFonts w:asciiTheme="minorHAnsi" w:hAnsiTheme="minorHAnsi" w:cstheme="minorHAnsi"/>
          <w:b/>
          <w:bCs/>
        </w:rPr>
      </w:pPr>
      <w:r w:rsidRPr="00F812E4">
        <w:rPr>
          <w:rFonts w:asciiTheme="minorHAnsi" w:hAnsiTheme="minorHAnsi" w:cstheme="minorHAnsi"/>
        </w:rPr>
        <w:t xml:space="preserve">Check the IP address or server name entered on </w:t>
      </w:r>
      <w:r w:rsidRPr="00F812E4">
        <w:rPr>
          <w:rFonts w:asciiTheme="minorHAnsi" w:hAnsiTheme="minorHAnsi" w:cstheme="minorHAnsi"/>
          <w:b/>
          <w:bCs/>
        </w:rPr>
        <w:t xml:space="preserve">Line </w:t>
      </w:r>
      <w:r w:rsidR="00223629" w:rsidRPr="00F812E4">
        <w:rPr>
          <w:rFonts w:asciiTheme="minorHAnsi" w:hAnsiTheme="minorHAnsi" w:cstheme="minorHAnsi"/>
          <w:b/>
          <w:bCs/>
        </w:rPr>
        <w:t>1</w:t>
      </w:r>
      <w:r w:rsidR="00B35BAB">
        <w:rPr>
          <w:rFonts w:asciiTheme="minorHAnsi" w:hAnsiTheme="minorHAnsi" w:cstheme="minorHAnsi"/>
          <w:b/>
          <w:bCs/>
        </w:rPr>
        <w:t>7</w:t>
      </w:r>
    </w:p>
    <w:p w14:paraId="0AF07DBB" w14:textId="47141AFE" w:rsidR="005A1E9B" w:rsidRDefault="005A1E9B" w:rsidP="00CD1B39">
      <w:pPr>
        <w:rPr>
          <w:b/>
          <w:bCs/>
        </w:rPr>
      </w:pPr>
    </w:p>
    <w:p w14:paraId="695C549E" w14:textId="47B89AA9" w:rsidR="005A1E9B" w:rsidRDefault="006017BD" w:rsidP="00043DEA">
      <w:pPr>
        <w:pStyle w:val="Heading3"/>
        <w:rPr>
          <w:sz w:val="20"/>
          <w:szCs w:val="20"/>
        </w:rPr>
      </w:pPr>
      <w:bookmarkStart w:id="85" w:name="_Toc92701436"/>
      <w:r>
        <w:rPr>
          <w:sz w:val="20"/>
          <w:szCs w:val="20"/>
        </w:rPr>
        <w:t>XIQ User Failed to Create</w:t>
      </w:r>
      <w:bookmarkEnd w:id="85"/>
      <w:r w:rsidR="0065646E">
        <w:rPr>
          <w:sz w:val="20"/>
          <w:szCs w:val="20"/>
        </w:rPr>
        <w:t xml:space="preserve"> – Code 400</w:t>
      </w:r>
    </w:p>
    <w:p w14:paraId="050E1812" w14:textId="77777777" w:rsidR="00AA7416" w:rsidRPr="00AA7416" w:rsidRDefault="00AA7416" w:rsidP="00AA7416">
      <w:pPr>
        <w:shd w:val="clear" w:color="auto" w:fill="2D2D2D"/>
        <w:spacing w:line="270" w:lineRule="atLeast"/>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14:19:35</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0</w:t>
      </w:r>
      <w:r w:rsidRPr="00AA7416">
        <w:rPr>
          <w:rFonts w:ascii="Cordia New" w:hAnsi="Cordia New" w:cs="Cordia New" w:hint="cs"/>
          <w:color w:val="D3D0C8"/>
          <w:sz w:val="18"/>
          <w:szCs w:val="18"/>
        </w:rPr>
        <w:t xml:space="preserve"> XIQ users</w:t>
      </w:r>
    </w:p>
    <w:p w14:paraId="08BE2A6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INFO</w:t>
      </w:r>
      <w:r w:rsidRPr="00AA7416">
        <w:rPr>
          <w:rFonts w:ascii="Cordia New" w:hAnsi="Cordia New" w:cs="Cordia New" w:hint="cs"/>
          <w:color w:val="D3D0C8"/>
          <w:sz w:val="18"/>
          <w:szCs w:val="18"/>
        </w:rPr>
        <w:t xml:space="preserve"> - Successfully parsed </w:t>
      </w:r>
      <w:r w:rsidRPr="00AA7416">
        <w:rPr>
          <w:rFonts w:ascii="Cordia New" w:hAnsi="Cordia New" w:cs="Cordia New" w:hint="cs"/>
          <w:color w:val="F99157"/>
          <w:sz w:val="18"/>
          <w:szCs w:val="18"/>
        </w:rPr>
        <w:t>4</w:t>
      </w:r>
      <w:r w:rsidRPr="00AA7416">
        <w:rPr>
          <w:rFonts w:ascii="Cordia New" w:hAnsi="Cordia New" w:cs="Cordia New" w:hint="cs"/>
          <w:color w:val="D3D0C8"/>
          <w:sz w:val="18"/>
          <w:szCs w:val="18"/>
        </w:rPr>
        <w:t xml:space="preserve"> LDAP users</w:t>
      </w:r>
    </w:p>
    <w:p w14:paraId="026E0BBA" w14:textId="5C4C30A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52C486EB" w14:textId="77777777"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F2777A"/>
          <w:sz w:val="18"/>
          <w:szCs w:val="18"/>
        </w:rPr>
        <w:t>WARNING</w:t>
      </w:r>
      <w:r w:rsidRPr="00AA7416">
        <w:rPr>
          <w:rFonts w:ascii="Cordia New" w:hAnsi="Cordia New" w:cs="Cordia New" w:hint="cs"/>
          <w:color w:val="D3D0C8"/>
          <w:sz w:val="18"/>
          <w:szCs w:val="18"/>
        </w:rPr>
        <w:t xml:space="preserve"> -    </w:t>
      </w:r>
      <w:proofErr w:type="gramStart"/>
      <w:r w:rsidRPr="00AA7416">
        <w:rPr>
          <w:rFonts w:ascii="Cordia New" w:hAnsi="Cordia New" w:cs="Cordia New" w:hint="cs"/>
          <w:color w:val="D3D0C8"/>
          <w:sz w:val="18"/>
          <w:szCs w:val="18"/>
        </w:rPr>
        <w:t xml:space="preserve">   {</w:t>
      </w:r>
      <w:proofErr w:type="gramEnd"/>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error_code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error_id</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None, </w:t>
      </w:r>
      <w:r w:rsidRPr="00AA7416">
        <w:rPr>
          <w:rFonts w:ascii="Cordia New" w:hAnsi="Cordia New" w:cs="Cordia New" w:hint="cs"/>
          <w:color w:val="99CC99"/>
          <w:sz w:val="18"/>
          <w:szCs w:val="18"/>
        </w:rPr>
        <w:t>'</w:t>
      </w:r>
      <w:proofErr w:type="spellStart"/>
      <w:r w:rsidRPr="00AA7416">
        <w:rPr>
          <w:rFonts w:ascii="Cordia New" w:hAnsi="Cordia New" w:cs="Cordia New" w:hint="cs"/>
          <w:color w:val="99CC99"/>
          <w:sz w:val="18"/>
          <w:szCs w:val="18"/>
        </w:rPr>
        <w:t>error_message</w:t>
      </w:r>
      <w:proofErr w:type="spellEnd"/>
      <w:r w:rsidRPr="00AA7416">
        <w:rPr>
          <w:rFonts w:ascii="Cordia New" w:hAnsi="Cordia New" w:cs="Cordia New" w:hint="cs"/>
          <w:color w:val="99CC99"/>
          <w:sz w:val="18"/>
          <w:szCs w:val="18"/>
        </w:rPr>
        <w:t>'</w:t>
      </w:r>
      <w:r w:rsidRPr="00AA7416">
        <w:rPr>
          <w:rFonts w:ascii="Cordia New" w:hAnsi="Cordia New" w:cs="Cordia New" w:hint="cs"/>
          <w:color w:val="D3D0C8"/>
          <w:sz w:val="18"/>
          <w:szCs w:val="18"/>
        </w:rPr>
        <w:t xml:space="preserve">: </w:t>
      </w:r>
      <w:r w:rsidRPr="00AA7416">
        <w:rPr>
          <w:rFonts w:ascii="Cordia New" w:hAnsi="Cordia New" w:cs="Cordia New" w:hint="cs"/>
          <w:color w:val="99CC99"/>
          <w:sz w:val="18"/>
          <w:szCs w:val="18"/>
        </w:rPr>
        <w:t>'UNKNOWN'</w:t>
      </w:r>
      <w:r w:rsidRPr="00AA7416">
        <w:rPr>
          <w:rFonts w:ascii="Cordia New" w:hAnsi="Cordia New" w:cs="Cordia New" w:hint="cs"/>
          <w:color w:val="D3D0C8"/>
          <w:sz w:val="18"/>
          <w:szCs w:val="18"/>
        </w:rPr>
        <w:t>}</w:t>
      </w:r>
    </w:p>
    <w:p w14:paraId="5878CB3D" w14:textId="5B9EF09C" w:rsidR="00AA7416" w:rsidRPr="00AA7416" w:rsidRDefault="00AA7416" w:rsidP="00AA7416">
      <w:pPr>
        <w:shd w:val="clear" w:color="auto" w:fill="2D2D2D"/>
        <w:rPr>
          <w:rFonts w:ascii="Cordia New" w:hAnsi="Cordia New" w:cs="Cordia New"/>
          <w:color w:val="D3D0C8"/>
          <w:sz w:val="18"/>
          <w:szCs w:val="18"/>
        </w:rPr>
      </w:pPr>
      <w:r w:rsidRPr="00AA7416">
        <w:rPr>
          <w:rFonts w:ascii="Cordia New" w:hAnsi="Cordia New" w:cs="Cordia New" w:hint="cs"/>
          <w:color w:val="747369"/>
          <w:sz w:val="18"/>
          <w:szCs w:val="18"/>
        </w:rPr>
        <w:t>2021-11-08</w:t>
      </w:r>
      <w:r w:rsidRPr="00AA7416">
        <w:rPr>
          <w:rFonts w:ascii="Cordia New" w:hAnsi="Cordia New" w:cs="Cordia New" w:hint="cs"/>
          <w:color w:val="D3D0C8"/>
          <w:sz w:val="18"/>
          <w:szCs w:val="18"/>
        </w:rPr>
        <w:t xml:space="preserve"> </w:t>
      </w:r>
      <w:r w:rsidRPr="00AA7416">
        <w:rPr>
          <w:rFonts w:ascii="Cordia New" w:hAnsi="Cordia New" w:cs="Cordia New" w:hint="cs"/>
          <w:color w:val="747369"/>
          <w:sz w:val="18"/>
          <w:szCs w:val="18"/>
        </w:rPr>
        <w:t>14:19:36</w:t>
      </w:r>
      <w:r w:rsidRPr="00AA7416">
        <w:rPr>
          <w:rFonts w:ascii="Cordia New" w:hAnsi="Cordia New" w:cs="Cordia New" w:hint="cs"/>
          <w:color w:val="D3D0C8"/>
          <w:sz w:val="18"/>
          <w:szCs w:val="18"/>
        </w:rPr>
        <w:t xml:space="preserve">: root -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 failed to create Bauer Smith: </w:t>
      </w:r>
      <w:r w:rsidRPr="00AA7416">
        <w:rPr>
          <w:rFonts w:ascii="Cordia New" w:hAnsi="Cordia New" w:cs="Cordia New" w:hint="cs"/>
          <w:color w:val="99CC99"/>
          <w:sz w:val="18"/>
          <w:szCs w:val="18"/>
        </w:rPr>
        <w:t>Error</w:t>
      </w:r>
      <w:r w:rsidRPr="00AA7416">
        <w:rPr>
          <w:rFonts w:ascii="Cordia New" w:hAnsi="Cordia New" w:cs="Cordia New" w:hint="cs"/>
          <w:color w:val="D3D0C8"/>
          <w:sz w:val="18"/>
          <w:szCs w:val="18"/>
        </w:rPr>
        <w:t xml:space="preserve"> adding PPSK user </w:t>
      </w:r>
      <w:r>
        <w:rPr>
          <w:rFonts w:ascii="Cordia New" w:hAnsi="Cordia New" w:cs="Cordia New"/>
          <w:color w:val="D3D0C8"/>
          <w:sz w:val="18"/>
          <w:szCs w:val="18"/>
        </w:rPr>
        <w:t>Tim</w:t>
      </w:r>
      <w:r w:rsidRPr="00AA7416">
        <w:rPr>
          <w:rFonts w:ascii="Cordia New" w:hAnsi="Cordia New" w:cs="Cordia New" w:hint="cs"/>
          <w:color w:val="D3D0C8"/>
          <w:sz w:val="18"/>
          <w:szCs w:val="18"/>
        </w:rPr>
        <w:t xml:space="preserve"> Smith - HTTP Status Code: </w:t>
      </w:r>
      <w:r w:rsidRPr="00AA7416">
        <w:rPr>
          <w:rFonts w:ascii="Cordia New" w:hAnsi="Cordia New" w:cs="Cordia New" w:hint="cs"/>
          <w:color w:val="F99157"/>
          <w:sz w:val="18"/>
          <w:szCs w:val="18"/>
        </w:rPr>
        <w:t>400</w:t>
      </w:r>
    </w:p>
    <w:p w14:paraId="46FBAF6D" w14:textId="799AE3DE" w:rsidR="00CA73E1" w:rsidRDefault="00CA73E1" w:rsidP="0009487E"/>
    <w:p w14:paraId="4624BC13" w14:textId="0CC1754E" w:rsidR="006017BD" w:rsidRPr="00F812E4" w:rsidRDefault="006017BD" w:rsidP="0009487E">
      <w:pPr>
        <w:rPr>
          <w:rFonts w:asciiTheme="minorHAnsi" w:hAnsiTheme="minorHAnsi" w:cstheme="minorHAnsi"/>
        </w:rPr>
      </w:pPr>
      <w:r w:rsidRPr="00F812E4">
        <w:rPr>
          <w:rFonts w:asciiTheme="minorHAnsi" w:hAnsiTheme="minorHAnsi" w:cstheme="minorHAnsi"/>
        </w:rPr>
        <w:t xml:space="preserve">There are a couple possibilities when you see this error. </w:t>
      </w:r>
      <w:r w:rsidR="003B7136" w:rsidRPr="00F812E4">
        <w:rPr>
          <w:rFonts w:asciiTheme="minorHAnsi" w:hAnsiTheme="minorHAnsi" w:cstheme="minorHAnsi"/>
        </w:rPr>
        <w:t xml:space="preserve">As you can see above there were 0 XIQ users </w:t>
      </w:r>
      <w:r w:rsidR="00D3172E" w:rsidRPr="00F812E4">
        <w:rPr>
          <w:rFonts w:asciiTheme="minorHAnsi" w:hAnsiTheme="minorHAnsi" w:cstheme="minorHAnsi"/>
        </w:rPr>
        <w:t>parsed,</w:t>
      </w:r>
      <w:r w:rsidR="003B7136" w:rsidRPr="00F812E4">
        <w:rPr>
          <w:rFonts w:asciiTheme="minorHAnsi" w:hAnsiTheme="minorHAnsi" w:cstheme="minorHAnsi"/>
        </w:rPr>
        <w:t xml:space="preserve"> and the user failed to create. In this instance the </w:t>
      </w:r>
      <w:r w:rsidR="00B14A09" w:rsidRPr="00F812E4">
        <w:rPr>
          <w:rFonts w:asciiTheme="minorHAnsi" w:hAnsiTheme="minorHAnsi" w:cstheme="minorHAnsi"/>
        </w:rPr>
        <w:t xml:space="preserve">XIQ User Group ID was incorrect. If XIQ users parsed was 0 and you have configured users in the user group check the user group ID </w:t>
      </w:r>
      <w:r w:rsidR="00D3172E" w:rsidRPr="00F812E4">
        <w:rPr>
          <w:rFonts w:asciiTheme="minorHAnsi" w:hAnsiTheme="minorHAnsi" w:cstheme="minorHAnsi"/>
        </w:rPr>
        <w:t xml:space="preserve">in the </w:t>
      </w:r>
      <w:proofErr w:type="spellStart"/>
      <w:r w:rsidR="00D3172E" w:rsidRPr="00F812E4">
        <w:rPr>
          <w:rFonts w:asciiTheme="minorHAnsi" w:hAnsiTheme="minorHAnsi" w:cstheme="minorHAnsi"/>
        </w:rPr>
        <w:t>group_roles</w:t>
      </w:r>
      <w:proofErr w:type="spellEnd"/>
      <w:r w:rsidR="00D3172E" w:rsidRPr="00F812E4">
        <w:rPr>
          <w:rFonts w:asciiTheme="minorHAnsi" w:hAnsiTheme="minorHAnsi" w:cstheme="minorHAnsi"/>
        </w:rPr>
        <w:t xml:space="preserve"> list on </w:t>
      </w:r>
      <w:r w:rsidR="00D3172E" w:rsidRPr="00F812E4">
        <w:rPr>
          <w:rFonts w:asciiTheme="minorHAnsi" w:hAnsiTheme="minorHAnsi" w:cstheme="minorHAnsi"/>
          <w:b/>
          <w:bCs/>
        </w:rPr>
        <w:t>Lines 25-30</w:t>
      </w:r>
      <w:r w:rsidR="00B14A09" w:rsidRPr="00F812E4">
        <w:rPr>
          <w:rFonts w:asciiTheme="minorHAnsi" w:hAnsiTheme="minorHAnsi" w:cstheme="minorHAnsi"/>
        </w:rPr>
        <w:t xml:space="preserve"> </w:t>
      </w:r>
    </w:p>
    <w:p w14:paraId="74BDE0FD" w14:textId="414A9C7D" w:rsidR="00D3172E" w:rsidRPr="00F812E4" w:rsidRDefault="008836AF" w:rsidP="0009487E">
      <w:pPr>
        <w:rPr>
          <w:rFonts w:asciiTheme="minorHAnsi" w:hAnsiTheme="minorHAnsi" w:cstheme="minorHAnsi"/>
        </w:rPr>
      </w:pPr>
      <w:r w:rsidRPr="00F812E4">
        <w:rPr>
          <w:rFonts w:asciiTheme="minorHAnsi" w:hAnsiTheme="minorHAnsi" w:cstheme="minorHAnsi"/>
        </w:rPr>
        <w:t xml:space="preserve">The other thing that could cause this Error/Warning is if the </w:t>
      </w:r>
      <w:r w:rsidR="007700DC" w:rsidRPr="00F812E4">
        <w:rPr>
          <w:rFonts w:asciiTheme="minorHAnsi" w:hAnsiTheme="minorHAnsi" w:cstheme="minorHAnsi"/>
        </w:rPr>
        <w:t>username</w:t>
      </w:r>
      <w:r w:rsidRPr="00F812E4">
        <w:rPr>
          <w:rFonts w:asciiTheme="minorHAnsi" w:hAnsiTheme="minorHAnsi" w:cstheme="minorHAnsi"/>
        </w:rPr>
        <w:t xml:space="preserve"> already exists in XIQ PPSK users within a different user group.</w:t>
      </w:r>
    </w:p>
    <w:p w14:paraId="1C77DE90" w14:textId="3DA201CB" w:rsidR="008836AF" w:rsidRDefault="008836AF" w:rsidP="0009487E"/>
    <w:p w14:paraId="0B2BAD87" w14:textId="149B9CFC" w:rsidR="008836AF" w:rsidRDefault="002E1063" w:rsidP="002E1063">
      <w:pPr>
        <w:pStyle w:val="Heading3"/>
        <w:rPr>
          <w:sz w:val="20"/>
          <w:szCs w:val="20"/>
        </w:rPr>
      </w:pPr>
      <w:bookmarkStart w:id="86" w:name="_Toc92701437"/>
      <w:r>
        <w:rPr>
          <w:sz w:val="20"/>
          <w:szCs w:val="20"/>
        </w:rPr>
        <w:t xml:space="preserve">XIQ </w:t>
      </w:r>
      <w:r w:rsidR="007B2462">
        <w:rPr>
          <w:sz w:val="20"/>
          <w:szCs w:val="20"/>
        </w:rPr>
        <w:t>Timeout Error</w:t>
      </w:r>
      <w:bookmarkEnd w:id="86"/>
    </w:p>
    <w:p w14:paraId="54A2BA81" w14:textId="77777777" w:rsidR="007B2462" w:rsidRPr="007B2462" w:rsidRDefault="007B2462" w:rsidP="007B2462">
      <w:pPr>
        <w:shd w:val="clear" w:color="auto" w:fill="2D2D2D"/>
        <w:spacing w:line="270" w:lineRule="atLeast"/>
        <w:rPr>
          <w:rFonts w:ascii="Cordia New" w:hAnsi="Cordia New" w:cs="Cordia New"/>
          <w:color w:val="D3D0C8"/>
          <w:sz w:val="18"/>
          <w:szCs w:val="18"/>
        </w:rPr>
      </w:pPr>
      <w:r w:rsidRPr="007B2462">
        <w:rPr>
          <w:rFonts w:ascii="Cordia New" w:hAnsi="Cordia New" w:cs="Cordia New" w:hint="cs"/>
          <w:color w:val="747369"/>
          <w:sz w:val="18"/>
          <w:szCs w:val="18"/>
        </w:rPr>
        <w:t>2021-10-08</w:t>
      </w:r>
      <w:r w:rsidRPr="007B2462">
        <w:rPr>
          <w:rFonts w:ascii="Cordia New" w:hAnsi="Cordia New" w:cs="Cordia New" w:hint="cs"/>
          <w:color w:val="D3D0C8"/>
          <w:sz w:val="18"/>
          <w:szCs w:val="18"/>
        </w:rPr>
        <w:t xml:space="preserve"> </w:t>
      </w:r>
      <w:r w:rsidRPr="007B2462">
        <w:rPr>
          <w:rFonts w:ascii="Cordia New" w:hAnsi="Cordia New" w:cs="Cordia New" w:hint="cs"/>
          <w:color w:val="747369"/>
          <w:sz w:val="18"/>
          <w:szCs w:val="18"/>
        </w:rPr>
        <w:t>12:39:29</w:t>
      </w:r>
      <w:r w:rsidRPr="007B2462">
        <w:rPr>
          <w:rFonts w:ascii="Cordia New" w:hAnsi="Cordia New" w:cs="Cordia New" w:hint="cs"/>
          <w:color w:val="D3D0C8"/>
          <w:sz w:val="18"/>
          <w:szCs w:val="18"/>
        </w:rPr>
        <w:t xml:space="preserve">: root - </w:t>
      </w:r>
      <w:r w:rsidRPr="007B2462">
        <w:rPr>
          <w:rFonts w:ascii="Cordia New" w:hAnsi="Cordia New" w:cs="Cordia New" w:hint="cs"/>
          <w:color w:val="99CC99"/>
          <w:sz w:val="18"/>
          <w:szCs w:val="18"/>
        </w:rPr>
        <w:t>ERROR</w:t>
      </w:r>
      <w:r w:rsidRPr="007B2462">
        <w:rPr>
          <w:rFonts w:ascii="Cordia New" w:hAnsi="Cordia New" w:cs="Cordia New" w:hint="cs"/>
          <w:color w:val="D3D0C8"/>
          <w:sz w:val="18"/>
          <w:szCs w:val="18"/>
        </w:rPr>
        <w:t xml:space="preserve"> - </w:t>
      </w:r>
      <w:r w:rsidRPr="007B2462">
        <w:rPr>
          <w:rFonts w:ascii="Cordia New" w:hAnsi="Cordia New" w:cs="Cordia New" w:hint="cs"/>
          <w:color w:val="99CC99"/>
          <w:sz w:val="18"/>
          <w:szCs w:val="18"/>
        </w:rPr>
        <w:t>Error</w:t>
      </w:r>
      <w:r w:rsidRPr="007B2462">
        <w:rPr>
          <w:rFonts w:ascii="Cordia New" w:hAnsi="Cordia New" w:cs="Cordia New" w:hint="cs"/>
          <w:color w:val="D3D0C8"/>
          <w:sz w:val="18"/>
          <w:szCs w:val="18"/>
        </w:rPr>
        <w:t xml:space="preserve"> deleting PPSK user </w:t>
      </w:r>
      <w:r w:rsidRPr="007B2462">
        <w:rPr>
          <w:rFonts w:ascii="Cordia New" w:hAnsi="Cordia New" w:cs="Cordia New" w:hint="cs"/>
          <w:color w:val="F99157"/>
          <w:sz w:val="18"/>
          <w:szCs w:val="18"/>
        </w:rPr>
        <w:t>769490635824383</w:t>
      </w:r>
      <w:r w:rsidRPr="007B2462">
        <w:rPr>
          <w:rFonts w:ascii="Cordia New" w:hAnsi="Cordia New" w:cs="Cordia New" w:hint="cs"/>
          <w:color w:val="D3D0C8"/>
          <w:sz w:val="18"/>
          <w:szCs w:val="18"/>
        </w:rPr>
        <w:t xml:space="preserve"> - HTTP Status Code: </w:t>
      </w:r>
      <w:r w:rsidRPr="007B2462">
        <w:rPr>
          <w:rFonts w:ascii="Cordia New" w:hAnsi="Cordia New" w:cs="Cordia New" w:hint="cs"/>
          <w:color w:val="F99157"/>
          <w:sz w:val="18"/>
          <w:szCs w:val="18"/>
        </w:rPr>
        <w:t>504</w:t>
      </w:r>
    </w:p>
    <w:p w14:paraId="01D9C2BB" w14:textId="25048DE9" w:rsidR="007B2462" w:rsidRDefault="007B2462" w:rsidP="007B2462">
      <w:pPr>
        <w:shd w:val="clear" w:color="auto" w:fill="2D2D2D"/>
        <w:rPr>
          <w:rFonts w:ascii="Cordia New" w:hAnsi="Cordia New" w:cs="Cordia New"/>
          <w:color w:val="D3D0C8"/>
          <w:sz w:val="18"/>
          <w:szCs w:val="18"/>
        </w:rPr>
      </w:pPr>
      <w:r w:rsidRPr="007B2462">
        <w:rPr>
          <w:rFonts w:ascii="Cordia New" w:hAnsi="Cordia New" w:cs="Cordia New" w:hint="cs"/>
          <w:color w:val="747369"/>
          <w:sz w:val="18"/>
          <w:szCs w:val="18"/>
        </w:rPr>
        <w:t>2021-10-08</w:t>
      </w:r>
      <w:r w:rsidRPr="007B2462">
        <w:rPr>
          <w:rFonts w:ascii="Cordia New" w:hAnsi="Cordia New" w:cs="Cordia New" w:hint="cs"/>
          <w:color w:val="D3D0C8"/>
          <w:sz w:val="18"/>
          <w:szCs w:val="18"/>
        </w:rPr>
        <w:t xml:space="preserve"> </w:t>
      </w:r>
      <w:r w:rsidRPr="007B2462">
        <w:rPr>
          <w:rFonts w:ascii="Cordia New" w:hAnsi="Cordia New" w:cs="Cordia New" w:hint="cs"/>
          <w:color w:val="747369"/>
          <w:sz w:val="18"/>
          <w:szCs w:val="18"/>
        </w:rPr>
        <w:t>12:39:29</w:t>
      </w:r>
      <w:r w:rsidRPr="007B2462">
        <w:rPr>
          <w:rFonts w:ascii="Cordia New" w:hAnsi="Cordia New" w:cs="Cordia New" w:hint="cs"/>
          <w:color w:val="D3D0C8"/>
          <w:sz w:val="18"/>
          <w:szCs w:val="18"/>
        </w:rPr>
        <w:t xml:space="preserve">: root - </w:t>
      </w:r>
      <w:r w:rsidRPr="007B2462">
        <w:rPr>
          <w:rFonts w:ascii="Cordia New" w:hAnsi="Cordia New" w:cs="Cordia New" w:hint="cs"/>
          <w:color w:val="F2777A"/>
          <w:sz w:val="18"/>
          <w:szCs w:val="18"/>
        </w:rPr>
        <w:t>WARNING</w:t>
      </w:r>
      <w:r w:rsidRPr="007B2462">
        <w:rPr>
          <w:rFonts w:ascii="Cordia New" w:hAnsi="Cordia New" w:cs="Cordia New" w:hint="cs"/>
          <w:color w:val="D3D0C8"/>
          <w:sz w:val="18"/>
          <w:szCs w:val="18"/>
        </w:rPr>
        <w:t xml:space="preserve"> -       &lt;Response [</w:t>
      </w:r>
      <w:r w:rsidRPr="007B2462">
        <w:rPr>
          <w:rFonts w:ascii="Cordia New" w:hAnsi="Cordia New" w:cs="Cordia New" w:hint="cs"/>
          <w:color w:val="F99157"/>
          <w:sz w:val="18"/>
          <w:szCs w:val="18"/>
        </w:rPr>
        <w:t>504</w:t>
      </w:r>
      <w:r w:rsidRPr="007B2462">
        <w:rPr>
          <w:rFonts w:ascii="Cordia New" w:hAnsi="Cordia New" w:cs="Cordia New" w:hint="cs"/>
          <w:color w:val="D3D0C8"/>
          <w:sz w:val="18"/>
          <w:szCs w:val="18"/>
        </w:rPr>
        <w:t>]&gt;</w:t>
      </w:r>
    </w:p>
    <w:p w14:paraId="3AC4EE93" w14:textId="59186713" w:rsidR="00471D95" w:rsidRPr="007B2462" w:rsidRDefault="00471D95" w:rsidP="003455BC">
      <w:pPr>
        <w:shd w:val="clear" w:color="auto" w:fill="2D2D2D"/>
        <w:rPr>
          <w:rFonts w:ascii="Cordia New" w:hAnsi="Cordia New" w:cs="Cordia New"/>
          <w:color w:val="D3D0C8"/>
          <w:sz w:val="18"/>
          <w:szCs w:val="18"/>
        </w:rPr>
      </w:pPr>
      <w:r w:rsidRPr="00471D95">
        <w:rPr>
          <w:rFonts w:ascii="Cordia New" w:hAnsi="Cordia New" w:cs="Cordia New" w:hint="cs"/>
          <w:color w:val="747369"/>
          <w:sz w:val="18"/>
          <w:szCs w:val="18"/>
        </w:rPr>
        <w:t>2021-10-08</w:t>
      </w:r>
      <w:r w:rsidRPr="00471D95">
        <w:rPr>
          <w:rFonts w:ascii="Cordia New" w:hAnsi="Cordia New" w:cs="Cordia New" w:hint="cs"/>
          <w:color w:val="D3D0C8"/>
          <w:sz w:val="18"/>
          <w:szCs w:val="18"/>
        </w:rPr>
        <w:t xml:space="preserve"> </w:t>
      </w:r>
      <w:r w:rsidRPr="00471D95">
        <w:rPr>
          <w:rFonts w:ascii="Cordia New" w:hAnsi="Cordia New" w:cs="Cordia New" w:hint="cs"/>
          <w:color w:val="747369"/>
          <w:sz w:val="18"/>
          <w:szCs w:val="18"/>
        </w:rPr>
        <w:t>12:39:29</w:t>
      </w:r>
      <w:r w:rsidRPr="00471D95">
        <w:rPr>
          <w:rFonts w:ascii="Cordia New" w:hAnsi="Cordia New" w:cs="Cordia New" w:hint="cs"/>
          <w:color w:val="D3D0C8"/>
          <w:sz w:val="18"/>
          <w:szCs w:val="18"/>
        </w:rPr>
        <w:t xml:space="preserve">: root - </w:t>
      </w:r>
      <w:r w:rsidRPr="00471D95">
        <w:rPr>
          <w:rFonts w:ascii="Cordia New" w:hAnsi="Cordia New" w:cs="Cordia New" w:hint="cs"/>
          <w:color w:val="99CC99"/>
          <w:sz w:val="18"/>
          <w:szCs w:val="18"/>
        </w:rPr>
        <w:t>ERROR</w:t>
      </w:r>
      <w:r w:rsidRPr="00471D95">
        <w:rPr>
          <w:rFonts w:ascii="Cordia New" w:hAnsi="Cordia New" w:cs="Cordia New" w:hint="cs"/>
          <w:color w:val="D3D0C8"/>
          <w:sz w:val="18"/>
          <w:szCs w:val="18"/>
        </w:rPr>
        <w:t xml:space="preserve"> - Failed to delete user </w:t>
      </w:r>
      <w:proofErr w:type="gramStart"/>
      <w:r w:rsidRPr="00B958CA">
        <w:rPr>
          <w:rFonts w:ascii="Cordia New" w:hAnsi="Cordia New" w:cs="Cordia New" w:hint="cs"/>
          <w:color w:val="D3D0C8"/>
          <w:sz w:val="18"/>
          <w:szCs w:val="18"/>
          <w14:glow w14:rad="187020">
            <w14:schemeClr w14:val="accent3">
              <w14:satMod w14:val="175000"/>
            </w14:schemeClr>
          </w14:glow>
          <w14:textFill>
            <w14:solidFill>
              <w14:srgbClr w14:val="D3D0C8">
                <w14:alpha w14:val="87522"/>
              </w14:srgbClr>
            </w14:solidFill>
          </w14:textFill>
        </w:rPr>
        <w:t>timjsmith2</w:t>
      </w:r>
      <w:r w:rsidR="00C746FA" w:rsidRPr="00B958CA">
        <w:rPr>
          <w:rFonts w:ascii="Cordia New" w:hAnsi="Cordia New" w:cs="Cordia New"/>
          <w:color w:val="D3D0C8"/>
          <w:sz w:val="18"/>
          <w:szCs w:val="18"/>
          <w14:glow w14:rad="187020">
            <w14:schemeClr w14:val="accent3">
              <w14:satMod w14:val="175000"/>
            </w14:schemeClr>
          </w14:glow>
          <w14:textFill>
            <w14:solidFill>
              <w14:srgbClr w14:val="D3D0C8">
                <w14:alpha w14:val="87522"/>
              </w14:srgbClr>
            </w14:solidFill>
          </w14:textFill>
        </w:rPr>
        <w:t>4</w:t>
      </w:r>
      <w:r w:rsidRPr="00B958CA">
        <w:rPr>
          <w:rFonts w:ascii="Cordia New" w:hAnsi="Cordia New" w:cs="Cordia New" w:hint="cs"/>
          <w:color w:val="D3D0C8"/>
          <w:sz w:val="18"/>
          <w:szCs w:val="18"/>
          <w14:glow w14:rad="187020">
            <w14:schemeClr w14:val="accent3">
              <w14:satMod w14:val="175000"/>
            </w14:schemeClr>
          </w14:glow>
          <w14:textFill>
            <w14:solidFill>
              <w14:srgbClr w14:val="D3D0C8">
                <w14:alpha w14:val="87522"/>
              </w14:srgbClr>
            </w14:solidFill>
          </w14:textFill>
        </w:rPr>
        <w:t>@gmail.com</w:t>
      </w:r>
      <w:r w:rsidRPr="00471D95">
        <w:rPr>
          <w:rFonts w:ascii="Cordia New" w:hAnsi="Cordia New" w:cs="Cordia New" w:hint="cs"/>
          <w:color w:val="D3D0C8"/>
          <w:sz w:val="18"/>
          <w:szCs w:val="18"/>
        </w:rPr>
        <w:t xml:space="preserve">  with</w:t>
      </w:r>
      <w:proofErr w:type="gramEnd"/>
      <w:r w:rsidRPr="00471D95">
        <w:rPr>
          <w:rFonts w:ascii="Cordia New" w:hAnsi="Cordia New" w:cs="Cordia New" w:hint="cs"/>
          <w:color w:val="D3D0C8"/>
          <w:sz w:val="18"/>
          <w:szCs w:val="18"/>
        </w:rPr>
        <w:t xml:space="preserve"> error </w:t>
      </w:r>
      <w:proofErr w:type="spellStart"/>
      <w:r w:rsidRPr="00471D95">
        <w:rPr>
          <w:rFonts w:ascii="Cordia New" w:hAnsi="Cordia New" w:cs="Cordia New" w:hint="cs"/>
          <w:color w:val="99CC99"/>
          <w:sz w:val="18"/>
          <w:szCs w:val="18"/>
        </w:rPr>
        <w:t>Error</w:t>
      </w:r>
      <w:proofErr w:type="spellEnd"/>
      <w:r w:rsidRPr="00471D95">
        <w:rPr>
          <w:rFonts w:ascii="Cordia New" w:hAnsi="Cordia New" w:cs="Cordia New" w:hint="cs"/>
          <w:color w:val="D3D0C8"/>
          <w:sz w:val="18"/>
          <w:szCs w:val="18"/>
        </w:rPr>
        <w:t xml:space="preserve"> deleting PPSK user </w:t>
      </w:r>
      <w:r w:rsidRPr="00471D95">
        <w:rPr>
          <w:rFonts w:ascii="Cordia New" w:hAnsi="Cordia New" w:cs="Cordia New" w:hint="cs"/>
          <w:color w:val="F99157"/>
          <w:sz w:val="18"/>
          <w:szCs w:val="18"/>
        </w:rPr>
        <w:t>769490635824383</w:t>
      </w:r>
      <w:r w:rsidRPr="00471D95">
        <w:rPr>
          <w:rFonts w:ascii="Cordia New" w:hAnsi="Cordia New" w:cs="Cordia New" w:hint="cs"/>
          <w:color w:val="D3D0C8"/>
          <w:sz w:val="18"/>
          <w:szCs w:val="18"/>
        </w:rPr>
        <w:t xml:space="preserve"> - HTTP Status Code: </w:t>
      </w:r>
      <w:r w:rsidRPr="00471D95">
        <w:rPr>
          <w:rFonts w:ascii="Cordia New" w:hAnsi="Cordia New" w:cs="Cordia New" w:hint="cs"/>
          <w:color w:val="F99157"/>
          <w:sz w:val="18"/>
          <w:szCs w:val="18"/>
        </w:rPr>
        <w:t>504</w:t>
      </w:r>
    </w:p>
    <w:p w14:paraId="7D794FBE" w14:textId="6188A1A8" w:rsidR="00F812E4" w:rsidRDefault="004D1E93" w:rsidP="007B2462">
      <w:r>
        <w:t xml:space="preserve">I can still read your </w:t>
      </w:r>
      <w:proofErr w:type="spellStart"/>
      <w:r>
        <w:t>gmail</w:t>
      </w:r>
      <w:proofErr w:type="spellEnd"/>
      <w:r>
        <w:t xml:space="preserve"> address.</w:t>
      </w:r>
      <w:r w:rsidR="00012C44">
        <w:t xml:space="preserve"> ^^^ Not sure if the black outline was intention to block out the info.</w:t>
      </w:r>
    </w:p>
    <w:p w14:paraId="7EF69B84"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99CC99"/>
          <w:sz w:val="18"/>
          <w:szCs w:val="18"/>
        </w:rPr>
        <w:t>ERROR</w:t>
      </w:r>
      <w:r w:rsidRPr="00F812E4">
        <w:rPr>
          <w:rFonts w:ascii="Cordia New" w:hAnsi="Cordia New" w:cs="Cordia New" w:hint="cs"/>
          <w:color w:val="D3D0C8"/>
          <w:sz w:val="18"/>
          <w:szCs w:val="18"/>
        </w:rPr>
        <w:t xml:space="preserve"> - Failed retrieving PPSK users from XIQ - HTTP Status Code: </w:t>
      </w:r>
      <w:r w:rsidRPr="00F812E4">
        <w:rPr>
          <w:rFonts w:ascii="Cordia New" w:hAnsi="Cordia New" w:cs="Cordia New" w:hint="cs"/>
          <w:color w:val="F99157"/>
          <w:sz w:val="18"/>
          <w:szCs w:val="18"/>
        </w:rPr>
        <w:t>504</w:t>
      </w:r>
    </w:p>
    <w:p w14:paraId="55B91AFA" w14:textId="77777777" w:rsidR="00F812E4" w:rsidRPr="00F812E4" w:rsidRDefault="00F812E4" w:rsidP="00F812E4">
      <w:pPr>
        <w:shd w:val="clear" w:color="auto" w:fill="2D2D2D"/>
        <w:spacing w:line="270" w:lineRule="atLeast"/>
        <w:rPr>
          <w:rFonts w:ascii="Cordia New" w:hAnsi="Cordia New" w:cs="Cordia New"/>
          <w:color w:val="D3D0C8"/>
          <w:sz w:val="18"/>
          <w:szCs w:val="18"/>
        </w:rPr>
      </w:pPr>
      <w:r w:rsidRPr="00F812E4">
        <w:rPr>
          <w:rFonts w:ascii="Cordia New" w:hAnsi="Cordia New" w:cs="Cordia New" w:hint="cs"/>
          <w:color w:val="747369"/>
          <w:sz w:val="18"/>
          <w:szCs w:val="18"/>
        </w:rPr>
        <w:t>2021-10-08</w:t>
      </w:r>
      <w:r w:rsidRPr="00F812E4">
        <w:rPr>
          <w:rFonts w:ascii="Cordia New" w:hAnsi="Cordia New" w:cs="Cordia New" w:hint="cs"/>
          <w:color w:val="D3D0C8"/>
          <w:sz w:val="18"/>
          <w:szCs w:val="18"/>
        </w:rPr>
        <w:t xml:space="preserve"> </w:t>
      </w:r>
      <w:r w:rsidRPr="00F812E4">
        <w:rPr>
          <w:rFonts w:ascii="Cordia New" w:hAnsi="Cordia New" w:cs="Cordia New" w:hint="cs"/>
          <w:color w:val="747369"/>
          <w:sz w:val="18"/>
          <w:szCs w:val="18"/>
        </w:rPr>
        <w:t>12:43:05</w:t>
      </w:r>
      <w:r w:rsidRPr="00F812E4">
        <w:rPr>
          <w:rFonts w:ascii="Cordia New" w:hAnsi="Cordia New" w:cs="Cordia New" w:hint="cs"/>
          <w:color w:val="D3D0C8"/>
          <w:sz w:val="18"/>
          <w:szCs w:val="18"/>
        </w:rPr>
        <w:t xml:space="preserve">: root - </w:t>
      </w:r>
      <w:r w:rsidRPr="00F812E4">
        <w:rPr>
          <w:rFonts w:ascii="Cordia New" w:hAnsi="Cordia New" w:cs="Cordia New" w:hint="cs"/>
          <w:color w:val="F2777A"/>
          <w:sz w:val="18"/>
          <w:szCs w:val="18"/>
        </w:rPr>
        <w:t>WARNING</w:t>
      </w:r>
      <w:r w:rsidRPr="00F812E4">
        <w:rPr>
          <w:rFonts w:ascii="Cordia New" w:hAnsi="Cordia New" w:cs="Cordia New" w:hint="cs"/>
          <w:color w:val="D3D0C8"/>
          <w:sz w:val="18"/>
          <w:szCs w:val="18"/>
        </w:rPr>
        <w:t xml:space="preserve"> -       &lt;Response [</w:t>
      </w:r>
      <w:r w:rsidRPr="00F812E4">
        <w:rPr>
          <w:rFonts w:ascii="Cordia New" w:hAnsi="Cordia New" w:cs="Cordia New" w:hint="cs"/>
          <w:color w:val="F99157"/>
          <w:sz w:val="18"/>
          <w:szCs w:val="18"/>
        </w:rPr>
        <w:t>504</w:t>
      </w:r>
      <w:r w:rsidRPr="00F812E4">
        <w:rPr>
          <w:rFonts w:ascii="Cordia New" w:hAnsi="Cordia New" w:cs="Cordia New" w:hint="cs"/>
          <w:color w:val="D3D0C8"/>
          <w:sz w:val="18"/>
          <w:szCs w:val="18"/>
        </w:rPr>
        <w:t>]&gt;</w:t>
      </w:r>
    </w:p>
    <w:p w14:paraId="23361B45" w14:textId="77777777" w:rsidR="00F812E4" w:rsidRDefault="00F812E4" w:rsidP="007B2462"/>
    <w:p w14:paraId="30E22A24" w14:textId="6D4EA769" w:rsidR="007B2462" w:rsidRPr="00F812E4" w:rsidRDefault="009F14D2" w:rsidP="007B2462">
      <w:pPr>
        <w:rPr>
          <w:rFonts w:asciiTheme="minorHAnsi" w:hAnsiTheme="minorHAnsi" w:cstheme="minorHAnsi"/>
        </w:rPr>
      </w:pPr>
      <w:r w:rsidRPr="00F812E4">
        <w:rPr>
          <w:rFonts w:asciiTheme="minorHAnsi" w:hAnsiTheme="minorHAnsi" w:cstheme="minorHAnsi"/>
        </w:rPr>
        <w:t xml:space="preserve">A HTTP Status Code: </w:t>
      </w:r>
      <w:r w:rsidRPr="0055316B">
        <w:rPr>
          <w:rFonts w:asciiTheme="minorHAnsi" w:hAnsiTheme="minorHAnsi" w:cstheme="minorHAnsi"/>
          <w:b/>
          <w:bCs/>
        </w:rPr>
        <w:t>504</w:t>
      </w:r>
      <w:r w:rsidRPr="00F812E4">
        <w:rPr>
          <w:rFonts w:asciiTheme="minorHAnsi" w:hAnsiTheme="minorHAnsi" w:cstheme="minorHAnsi"/>
        </w:rPr>
        <w:t xml:space="preserve"> is a timeout from XIQ. If XIQ cannot respond to the API call within 60 secs it will send these </w:t>
      </w:r>
      <w:r w:rsidRPr="0055316B">
        <w:rPr>
          <w:rFonts w:asciiTheme="minorHAnsi" w:hAnsiTheme="minorHAnsi" w:cstheme="minorHAnsi"/>
          <w:b/>
          <w:bCs/>
        </w:rPr>
        <w:t>504</w:t>
      </w:r>
      <w:r w:rsidRPr="00F812E4">
        <w:rPr>
          <w:rFonts w:asciiTheme="minorHAnsi" w:hAnsiTheme="minorHAnsi" w:cstheme="minorHAnsi"/>
        </w:rPr>
        <w:t xml:space="preserve"> errors. The script will need to be ran again with no changes.</w:t>
      </w:r>
    </w:p>
    <w:p w14:paraId="502232DC" w14:textId="4B0613BD" w:rsidR="009F14D2" w:rsidRDefault="009F14D2" w:rsidP="007B2462"/>
    <w:p w14:paraId="43301021" w14:textId="49B56080" w:rsidR="009F14D2" w:rsidRDefault="00AA3274" w:rsidP="00AA3274">
      <w:pPr>
        <w:pStyle w:val="Heading3"/>
        <w:rPr>
          <w:sz w:val="20"/>
          <w:szCs w:val="20"/>
        </w:rPr>
      </w:pPr>
      <w:bookmarkStart w:id="87" w:name="_Toc92701438"/>
      <w:r>
        <w:rPr>
          <w:sz w:val="20"/>
          <w:szCs w:val="20"/>
        </w:rPr>
        <w:t xml:space="preserve">Email is </w:t>
      </w:r>
      <w:r w:rsidR="00684A39">
        <w:rPr>
          <w:sz w:val="20"/>
          <w:szCs w:val="20"/>
        </w:rPr>
        <w:t xml:space="preserve">not set </w:t>
      </w:r>
      <w:r w:rsidR="00CD0133">
        <w:rPr>
          <w:sz w:val="20"/>
          <w:szCs w:val="20"/>
        </w:rPr>
        <w:t>for</w:t>
      </w:r>
      <w:r w:rsidR="00684A39">
        <w:rPr>
          <w:sz w:val="20"/>
          <w:szCs w:val="20"/>
        </w:rPr>
        <w:t xml:space="preserve"> AD</w:t>
      </w:r>
      <w:r w:rsidR="00CD0133">
        <w:rPr>
          <w:sz w:val="20"/>
          <w:szCs w:val="20"/>
        </w:rPr>
        <w:t xml:space="preserve"> User</w:t>
      </w:r>
      <w:bookmarkEnd w:id="87"/>
    </w:p>
    <w:p w14:paraId="6C47C868" w14:textId="2A06F585" w:rsidR="00684A39" w:rsidRPr="00684A39" w:rsidRDefault="00684A39" w:rsidP="00684A39">
      <w:pPr>
        <w:shd w:val="clear" w:color="auto" w:fill="2D2D2D"/>
        <w:spacing w:line="270" w:lineRule="atLeast"/>
        <w:rPr>
          <w:rFonts w:ascii="Cordia New" w:hAnsi="Cordia New" w:cs="Cordia New"/>
          <w:color w:val="D3D0C8"/>
          <w:sz w:val="18"/>
          <w:szCs w:val="18"/>
        </w:rPr>
      </w:pPr>
      <w:r w:rsidRPr="00684A39">
        <w:rPr>
          <w:rFonts w:ascii="Cordia New" w:hAnsi="Cordia New" w:cs="Cordia New" w:hint="cs"/>
          <w:color w:val="747369"/>
          <w:sz w:val="18"/>
          <w:szCs w:val="18"/>
        </w:rPr>
        <w:t>2021-11-08</w:t>
      </w:r>
      <w:r w:rsidRPr="00684A39">
        <w:rPr>
          <w:rFonts w:ascii="Cordia New" w:hAnsi="Cordia New" w:cs="Cordia New" w:hint="cs"/>
          <w:color w:val="D3D0C8"/>
          <w:sz w:val="18"/>
          <w:szCs w:val="18"/>
        </w:rPr>
        <w:t xml:space="preserve"> </w:t>
      </w:r>
      <w:r w:rsidRPr="00684A39">
        <w:rPr>
          <w:rFonts w:ascii="Cordia New" w:hAnsi="Cordia New" w:cs="Cordia New" w:hint="cs"/>
          <w:color w:val="747369"/>
          <w:sz w:val="18"/>
          <w:szCs w:val="18"/>
        </w:rPr>
        <w:t>14:42:39</w:t>
      </w:r>
      <w:r w:rsidRPr="00684A39">
        <w:rPr>
          <w:rFonts w:ascii="Cordia New" w:hAnsi="Cordia New" w:cs="Cordia New" w:hint="cs"/>
          <w:color w:val="D3D0C8"/>
          <w:sz w:val="18"/>
          <w:szCs w:val="18"/>
        </w:rPr>
        <w:t xml:space="preserve">: root - </w:t>
      </w:r>
      <w:r w:rsidRPr="00684A39">
        <w:rPr>
          <w:rFonts w:ascii="Cordia New" w:hAnsi="Cordia New" w:cs="Cordia New" w:hint="cs"/>
          <w:color w:val="F2777A"/>
          <w:sz w:val="18"/>
          <w:szCs w:val="18"/>
        </w:rPr>
        <w:t>WARNING</w:t>
      </w:r>
      <w:r w:rsidRPr="00684A39">
        <w:rPr>
          <w:rFonts w:ascii="Cordia New" w:hAnsi="Cordia New" w:cs="Cordia New" w:hint="cs"/>
          <w:color w:val="D3D0C8"/>
          <w:sz w:val="18"/>
          <w:szCs w:val="18"/>
        </w:rPr>
        <w:t xml:space="preserve"> - User </w:t>
      </w:r>
      <w:r>
        <w:rPr>
          <w:rFonts w:ascii="Cordia New" w:hAnsi="Cordia New" w:cs="Cordia New"/>
          <w:color w:val="D3D0C8"/>
          <w:sz w:val="18"/>
          <w:szCs w:val="18"/>
        </w:rPr>
        <w:t>Tim</w:t>
      </w:r>
      <w:r w:rsidRPr="00684A39">
        <w:rPr>
          <w:rFonts w:ascii="Cordia New" w:hAnsi="Cordia New" w:cs="Cordia New" w:hint="cs"/>
          <w:color w:val="D3D0C8"/>
          <w:sz w:val="18"/>
          <w:szCs w:val="18"/>
        </w:rPr>
        <w:t xml:space="preserve"> Smith doesn't have an email set and will not be created in </w:t>
      </w:r>
      <w:proofErr w:type="spellStart"/>
      <w:r w:rsidRPr="00684A39">
        <w:rPr>
          <w:rFonts w:ascii="Cordia New" w:hAnsi="Cordia New" w:cs="Cordia New" w:hint="cs"/>
          <w:color w:val="D3D0C8"/>
          <w:sz w:val="18"/>
          <w:szCs w:val="18"/>
        </w:rPr>
        <w:t>xiq</w:t>
      </w:r>
      <w:proofErr w:type="spellEnd"/>
    </w:p>
    <w:p w14:paraId="189DD305" w14:textId="52BC79A0" w:rsidR="00684A39" w:rsidRPr="00DB3ADB" w:rsidRDefault="00684A39" w:rsidP="00684A39">
      <w:pPr>
        <w:rPr>
          <w:rFonts w:asciiTheme="minorHAnsi" w:hAnsiTheme="minorHAnsi" w:cstheme="minorHAnsi"/>
        </w:rPr>
      </w:pPr>
      <w:r w:rsidRPr="00DB3ADB">
        <w:rPr>
          <w:rFonts w:asciiTheme="minorHAnsi" w:hAnsiTheme="minorHAnsi" w:cstheme="minorHAnsi"/>
        </w:rPr>
        <w:t>Check the AD User and see if email is set.</w:t>
      </w:r>
      <w:r w:rsidR="00B50E0A">
        <w:rPr>
          <w:rFonts w:asciiTheme="minorHAnsi" w:hAnsiTheme="minorHAnsi" w:cstheme="minorHAnsi"/>
        </w:rPr>
        <w:t xml:space="preserve">  Email is required to create a PPSK.</w:t>
      </w:r>
    </w:p>
    <w:p w14:paraId="45541714" w14:textId="4606444A" w:rsidR="00E56376" w:rsidRDefault="00E56376" w:rsidP="00684A39"/>
    <w:p w14:paraId="7976A58B" w14:textId="59E846F2" w:rsidR="00E56376" w:rsidRDefault="00E56376" w:rsidP="00E56376">
      <w:pPr>
        <w:pStyle w:val="Heading2"/>
      </w:pPr>
      <w:bookmarkStart w:id="88" w:name="_AD_Test.py"/>
      <w:bookmarkStart w:id="89" w:name="_Toc92701439"/>
      <w:bookmarkEnd w:id="88"/>
      <w:r>
        <w:lastRenderedPageBreak/>
        <w:t>AD_Test.py</w:t>
      </w:r>
      <w:bookmarkEnd w:id="89"/>
    </w:p>
    <w:p w14:paraId="5AC11662" w14:textId="68E67955" w:rsidR="00960BA0" w:rsidRPr="00DB3ADB" w:rsidRDefault="00E56376" w:rsidP="00960BA0">
      <w:pPr>
        <w:rPr>
          <w:rFonts w:asciiTheme="minorHAnsi" w:hAnsiTheme="minorHAnsi" w:cstheme="minorHAnsi"/>
        </w:rPr>
      </w:pPr>
      <w:r w:rsidRPr="00DB3ADB">
        <w:rPr>
          <w:rFonts w:asciiTheme="minorHAnsi" w:hAnsiTheme="minorHAnsi" w:cstheme="minorHAnsi"/>
        </w:rPr>
        <w:t xml:space="preserve">This script was written to help troubleshoot issues with collecting data from AD. The </w:t>
      </w:r>
      <w:r w:rsidR="00BC5DB8" w:rsidRPr="00DB3ADB">
        <w:rPr>
          <w:rFonts w:asciiTheme="minorHAnsi" w:hAnsiTheme="minorHAnsi" w:cstheme="minorHAnsi"/>
        </w:rPr>
        <w:t xml:space="preserve">variables are the same </w:t>
      </w:r>
      <w:r w:rsidR="00867785" w:rsidRPr="00DB3ADB">
        <w:rPr>
          <w:rFonts w:asciiTheme="minorHAnsi" w:hAnsiTheme="minorHAnsi" w:cstheme="minorHAnsi"/>
        </w:rPr>
        <w:t>in this script. Except the AD Group Distinguished</w:t>
      </w:r>
      <w:r w:rsidRPr="00DB3ADB">
        <w:rPr>
          <w:rFonts w:asciiTheme="minorHAnsi" w:hAnsiTheme="minorHAnsi" w:cstheme="minorHAnsi"/>
        </w:rPr>
        <w:t xml:space="preserve"> </w:t>
      </w:r>
      <w:r w:rsidR="00867785" w:rsidRPr="00DB3ADB">
        <w:rPr>
          <w:rFonts w:asciiTheme="minorHAnsi" w:hAnsiTheme="minorHAnsi" w:cstheme="minorHAnsi"/>
        </w:rPr>
        <w:t xml:space="preserve">name should be added to the </w:t>
      </w:r>
      <w:proofErr w:type="spellStart"/>
      <w:r w:rsidR="00960BA0" w:rsidRPr="00DB3ADB">
        <w:rPr>
          <w:rFonts w:asciiTheme="minorHAnsi" w:hAnsiTheme="minorHAnsi" w:cstheme="minorHAnsi"/>
          <w:b/>
          <w:bCs/>
        </w:rPr>
        <w:t>Distinguished_name</w:t>
      </w:r>
      <w:proofErr w:type="spellEnd"/>
      <w:r w:rsidR="00960BA0" w:rsidRPr="00DB3ADB">
        <w:rPr>
          <w:rFonts w:asciiTheme="minorHAnsi" w:hAnsiTheme="minorHAnsi" w:cstheme="minorHAnsi"/>
          <w:b/>
          <w:bCs/>
        </w:rPr>
        <w:t xml:space="preserve"> </w:t>
      </w:r>
      <w:r w:rsidR="00960BA0" w:rsidRPr="00DB3ADB">
        <w:rPr>
          <w:rFonts w:asciiTheme="minorHAnsi" w:hAnsiTheme="minorHAnsi" w:cstheme="minorHAnsi"/>
        </w:rPr>
        <w:t>variable instead of in the</w:t>
      </w:r>
      <w:r w:rsidR="00C45722" w:rsidRPr="00DB3ADB">
        <w:rPr>
          <w:rFonts w:asciiTheme="minorHAnsi" w:hAnsiTheme="minorHAnsi" w:cstheme="minorHAnsi"/>
        </w:rPr>
        <w:t xml:space="preserve"> </w:t>
      </w:r>
      <w:proofErr w:type="spellStart"/>
      <w:r w:rsidR="00C45722" w:rsidRPr="00DB3ADB">
        <w:rPr>
          <w:rFonts w:asciiTheme="minorHAnsi" w:hAnsiTheme="minorHAnsi" w:cstheme="minorHAnsi"/>
        </w:rPr>
        <w:t>group_roles</w:t>
      </w:r>
      <w:proofErr w:type="spellEnd"/>
      <w:r w:rsidR="00C45722" w:rsidRPr="00DB3ADB">
        <w:rPr>
          <w:rFonts w:asciiTheme="minorHAnsi" w:hAnsiTheme="minorHAnsi" w:cstheme="minorHAnsi"/>
        </w:rPr>
        <w:t xml:space="preserve"> list.</w:t>
      </w:r>
    </w:p>
    <w:p w14:paraId="6CC99378" w14:textId="0F6D2877" w:rsidR="00C45722" w:rsidRPr="00DB3ADB" w:rsidRDefault="00C45722" w:rsidP="00960BA0">
      <w:pPr>
        <w:rPr>
          <w:rFonts w:asciiTheme="minorHAnsi" w:hAnsiTheme="minorHAnsi" w:cstheme="minorHAnsi"/>
        </w:rPr>
      </w:pPr>
    </w:p>
    <w:p w14:paraId="3EF69A24" w14:textId="4BBB2FA0" w:rsidR="00E56376" w:rsidRPr="00DB3ADB" w:rsidRDefault="00304084" w:rsidP="00E56376">
      <w:pPr>
        <w:rPr>
          <w:rFonts w:asciiTheme="minorHAnsi" w:hAnsiTheme="minorHAnsi" w:cstheme="minorHAnsi"/>
        </w:rPr>
      </w:pPr>
      <w:r w:rsidRPr="00DB3ADB">
        <w:rPr>
          <w:rFonts w:asciiTheme="minorHAnsi" w:hAnsiTheme="minorHAnsi" w:cstheme="minorHAnsi"/>
        </w:rPr>
        <w:t xml:space="preserve">This script will test resolving </w:t>
      </w:r>
      <w:r w:rsidR="004523C3" w:rsidRPr="00DB3ADB">
        <w:rPr>
          <w:rFonts w:asciiTheme="minorHAnsi" w:hAnsiTheme="minorHAnsi" w:cstheme="minorHAnsi"/>
        </w:rPr>
        <w:t>t</w:t>
      </w:r>
      <w:r w:rsidR="001A53D6" w:rsidRPr="00DB3ADB">
        <w:rPr>
          <w:rFonts w:asciiTheme="minorHAnsi" w:hAnsiTheme="minorHAnsi" w:cstheme="minorHAnsi"/>
        </w:rPr>
        <w:t xml:space="preserve">he </w:t>
      </w:r>
      <w:proofErr w:type="spellStart"/>
      <w:r w:rsidR="001A53D6" w:rsidRPr="00DB3ADB">
        <w:rPr>
          <w:rFonts w:asciiTheme="minorHAnsi" w:hAnsiTheme="minorHAnsi" w:cstheme="minorHAnsi"/>
        </w:rPr>
        <w:t>ip</w:t>
      </w:r>
      <w:proofErr w:type="spellEnd"/>
      <w:r w:rsidR="001A53D6" w:rsidRPr="00DB3ADB">
        <w:rPr>
          <w:rFonts w:asciiTheme="minorHAnsi" w:hAnsiTheme="minorHAnsi" w:cstheme="minorHAnsi"/>
        </w:rPr>
        <w:t xml:space="preserve"> address for the </w:t>
      </w:r>
      <w:proofErr w:type="spellStart"/>
      <w:r w:rsidR="001A53D6" w:rsidRPr="00DB3ADB">
        <w:rPr>
          <w:rFonts w:asciiTheme="minorHAnsi" w:hAnsiTheme="minorHAnsi" w:cstheme="minorHAnsi"/>
        </w:rPr>
        <w:t>server_name</w:t>
      </w:r>
      <w:proofErr w:type="spellEnd"/>
      <w:r w:rsidR="004E53F5" w:rsidRPr="00DB3ADB">
        <w:rPr>
          <w:rFonts w:asciiTheme="minorHAnsi" w:hAnsiTheme="minorHAnsi" w:cstheme="minorHAnsi"/>
        </w:rPr>
        <w:t>. If an IP address is entered it will try and resolve the DNS name.</w:t>
      </w:r>
    </w:p>
    <w:p w14:paraId="671EED08" w14:textId="3CC0F8E1" w:rsidR="004E53F5" w:rsidRPr="00DB3ADB" w:rsidRDefault="004E53F5" w:rsidP="00E56376">
      <w:pPr>
        <w:rPr>
          <w:rFonts w:asciiTheme="minorHAnsi" w:hAnsiTheme="minorHAnsi" w:cstheme="minorHAnsi"/>
        </w:rPr>
      </w:pPr>
    </w:p>
    <w:p w14:paraId="743F3F55" w14:textId="77777777" w:rsidR="00E75980" w:rsidRPr="00DB3ADB" w:rsidRDefault="003F7B7A" w:rsidP="00E56376">
      <w:pPr>
        <w:rPr>
          <w:rFonts w:asciiTheme="minorHAnsi" w:hAnsiTheme="minorHAnsi" w:cstheme="minorHAnsi"/>
        </w:rPr>
      </w:pPr>
      <w:r w:rsidRPr="00DB3ADB">
        <w:rPr>
          <w:rFonts w:asciiTheme="minorHAnsi" w:hAnsiTheme="minorHAnsi" w:cstheme="minorHAnsi"/>
        </w:rPr>
        <w:t xml:space="preserve">The connection to the AD Server will be </w:t>
      </w:r>
      <w:r w:rsidR="00E75980" w:rsidRPr="00DB3ADB">
        <w:rPr>
          <w:rFonts w:asciiTheme="minorHAnsi" w:hAnsiTheme="minorHAnsi" w:cstheme="minorHAnsi"/>
        </w:rPr>
        <w:t>performed.</w:t>
      </w:r>
    </w:p>
    <w:p w14:paraId="58E893FC" w14:textId="084E5B4B" w:rsidR="00E75980" w:rsidRPr="00DB3ADB" w:rsidRDefault="00E75980" w:rsidP="00E56376">
      <w:pPr>
        <w:rPr>
          <w:rFonts w:asciiTheme="minorHAnsi" w:hAnsiTheme="minorHAnsi" w:cstheme="minorHAnsi"/>
        </w:rPr>
      </w:pPr>
      <w:r w:rsidRPr="00DB3ADB">
        <w:rPr>
          <w:rFonts w:asciiTheme="minorHAnsi" w:hAnsiTheme="minorHAnsi" w:cstheme="minorHAnsi"/>
        </w:rPr>
        <w:t>I</w:t>
      </w:r>
      <w:r w:rsidR="003F7B7A" w:rsidRPr="00DB3ADB">
        <w:rPr>
          <w:rFonts w:asciiTheme="minorHAnsi" w:hAnsiTheme="minorHAnsi" w:cstheme="minorHAnsi"/>
        </w:rPr>
        <w:t xml:space="preserve">f there are any </w:t>
      </w:r>
      <w:r w:rsidR="00D0046C" w:rsidRPr="00DB3ADB">
        <w:rPr>
          <w:rFonts w:asciiTheme="minorHAnsi" w:hAnsiTheme="minorHAnsi" w:cstheme="minorHAnsi"/>
        </w:rPr>
        <w:t>errors,</w:t>
      </w:r>
      <w:r w:rsidR="003F7B7A" w:rsidRPr="00DB3ADB">
        <w:rPr>
          <w:rFonts w:asciiTheme="minorHAnsi" w:hAnsiTheme="minorHAnsi" w:cstheme="minorHAnsi"/>
        </w:rPr>
        <w:t xml:space="preserve"> they will print to the screen.</w:t>
      </w:r>
      <w:r w:rsidRPr="00DB3ADB">
        <w:rPr>
          <w:rFonts w:asciiTheme="minorHAnsi" w:hAnsiTheme="minorHAnsi" w:cstheme="minorHAnsi"/>
        </w:rPr>
        <w:t xml:space="preserve"> </w:t>
      </w:r>
      <w:r w:rsidR="00D0046C" w:rsidRPr="00DB3ADB">
        <w:rPr>
          <w:rFonts w:asciiTheme="minorHAnsi" w:hAnsiTheme="minorHAnsi" w:cstheme="minorHAnsi"/>
        </w:rPr>
        <w:t>Otherwise,</w:t>
      </w:r>
      <w:r w:rsidRPr="00DB3ADB">
        <w:rPr>
          <w:rFonts w:asciiTheme="minorHAnsi" w:hAnsiTheme="minorHAnsi" w:cstheme="minorHAnsi"/>
        </w:rPr>
        <w:t xml:space="preserve"> the </w:t>
      </w:r>
      <w:r w:rsidR="00CC11A6" w:rsidRPr="00DB3ADB">
        <w:rPr>
          <w:rFonts w:asciiTheme="minorHAnsi" w:hAnsiTheme="minorHAnsi" w:cstheme="minorHAnsi"/>
        </w:rPr>
        <w:t xml:space="preserve">collected data from the AD server will print on screen. If empty [] brackets print, check the </w:t>
      </w:r>
      <w:hyperlink w:anchor="_AD_Group_Distinguished" w:history="1">
        <w:r w:rsidR="00B758C7" w:rsidRPr="00DB3ADB">
          <w:rPr>
            <w:rStyle w:val="Hyperlink"/>
            <w:rFonts w:asciiTheme="minorHAnsi" w:hAnsiTheme="minorHAnsi" w:cstheme="minorHAnsi"/>
          </w:rPr>
          <w:t>distinguished</w:t>
        </w:r>
        <w:r w:rsidR="00CC11A6" w:rsidRPr="00DB3ADB">
          <w:rPr>
            <w:rStyle w:val="Hyperlink"/>
            <w:rFonts w:asciiTheme="minorHAnsi" w:hAnsiTheme="minorHAnsi" w:cstheme="minorHAnsi"/>
          </w:rPr>
          <w:t xml:space="preserve"> </w:t>
        </w:r>
        <w:r w:rsidR="00B758C7" w:rsidRPr="00DB3ADB">
          <w:rPr>
            <w:rStyle w:val="Hyperlink"/>
            <w:rFonts w:asciiTheme="minorHAnsi" w:hAnsiTheme="minorHAnsi" w:cstheme="minorHAnsi"/>
          </w:rPr>
          <w:t>name</w:t>
        </w:r>
      </w:hyperlink>
      <w:r w:rsidR="00B758C7" w:rsidRPr="00DB3ADB">
        <w:rPr>
          <w:rFonts w:asciiTheme="minorHAnsi" w:hAnsiTheme="minorHAnsi" w:cstheme="minorHAnsi"/>
        </w:rPr>
        <w:t xml:space="preserve"> and validate that it is correct. </w:t>
      </w:r>
    </w:p>
    <w:p w14:paraId="13616AF5" w14:textId="011C97A8" w:rsidR="003F7B7A" w:rsidRPr="00DB3ADB" w:rsidRDefault="003F7B7A" w:rsidP="00E56376">
      <w:pPr>
        <w:rPr>
          <w:rFonts w:asciiTheme="minorHAnsi" w:hAnsiTheme="minorHAnsi" w:cstheme="minorHAnsi"/>
          <w:b/>
          <w:bCs/>
        </w:rPr>
      </w:pPr>
    </w:p>
    <w:p w14:paraId="40F2B7D6" w14:textId="3BBA3349" w:rsidR="00AF5EF7" w:rsidRPr="00DB3ADB" w:rsidRDefault="00AF5EF7" w:rsidP="00E56376">
      <w:pPr>
        <w:rPr>
          <w:rFonts w:asciiTheme="minorHAnsi" w:hAnsiTheme="minorHAnsi" w:cstheme="minorHAnsi"/>
        </w:rPr>
      </w:pPr>
      <w:r w:rsidRPr="00DB3ADB">
        <w:rPr>
          <w:rFonts w:asciiTheme="minorHAnsi" w:hAnsiTheme="minorHAnsi" w:cstheme="minorHAnsi"/>
        </w:rPr>
        <w:t>Using this output</w:t>
      </w:r>
      <w:r w:rsidR="008D79A8" w:rsidRPr="00DB3ADB">
        <w:rPr>
          <w:rFonts w:asciiTheme="minorHAnsi" w:hAnsiTheme="minorHAnsi" w:cstheme="minorHAnsi"/>
        </w:rPr>
        <w:t xml:space="preserve">, you can check the </w:t>
      </w:r>
      <w:hyperlink w:anchor="_Active_Directory_Disable" w:history="1">
        <w:r w:rsidR="008D79A8" w:rsidRPr="00DB3ADB">
          <w:rPr>
            <w:rStyle w:val="Hyperlink"/>
            <w:rFonts w:asciiTheme="minorHAnsi" w:hAnsiTheme="minorHAnsi" w:cstheme="minorHAnsi"/>
          </w:rPr>
          <w:t>User Account Control Number</w:t>
        </w:r>
      </w:hyperlink>
      <w:r w:rsidR="008D79A8" w:rsidRPr="00DB3ADB">
        <w:rPr>
          <w:rFonts w:asciiTheme="minorHAnsi" w:hAnsiTheme="minorHAnsi" w:cstheme="minorHAnsi"/>
        </w:rPr>
        <w:t xml:space="preserve"> </w:t>
      </w:r>
      <w:r w:rsidR="00E672E4" w:rsidRPr="00DB3ADB">
        <w:rPr>
          <w:rFonts w:asciiTheme="minorHAnsi" w:hAnsiTheme="minorHAnsi" w:cstheme="minorHAnsi"/>
        </w:rPr>
        <w:t>if disabled users are not being removed from XIQ. You can validate there is an email set for the user. And overall check that information is being returned.</w:t>
      </w:r>
    </w:p>
    <w:p w14:paraId="207250B7" w14:textId="2AB49ABE" w:rsidR="00B758C7" w:rsidRDefault="003627BF" w:rsidP="00E56376">
      <w:pPr>
        <w:rPr>
          <w:b/>
          <w:bCs/>
        </w:rPr>
      </w:pPr>
      <w:r>
        <w:rPr>
          <w:b/>
          <w:bCs/>
          <w:noProof/>
        </w:rPr>
        <w:drawing>
          <wp:inline distT="0" distB="0" distL="0" distR="0" wp14:anchorId="6DA123F7" wp14:editId="6E6C92C5">
            <wp:extent cx="6492240" cy="47180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1">
                      <a:extLst>
                        <a:ext uri="{28A0092B-C50C-407E-A947-70E740481C1C}">
                          <a14:useLocalDpi xmlns:a14="http://schemas.microsoft.com/office/drawing/2010/main" val="0"/>
                        </a:ext>
                      </a:extLst>
                    </a:blip>
                    <a:stretch>
                      <a:fillRect/>
                    </a:stretch>
                  </pic:blipFill>
                  <pic:spPr>
                    <a:xfrm>
                      <a:off x="0" y="0"/>
                      <a:ext cx="6492240" cy="471805"/>
                    </a:xfrm>
                    <a:prstGeom prst="rect">
                      <a:avLst/>
                    </a:prstGeom>
                  </pic:spPr>
                </pic:pic>
              </a:graphicData>
            </a:graphic>
          </wp:inline>
        </w:drawing>
      </w:r>
    </w:p>
    <w:p w14:paraId="00B17625" w14:textId="77777777" w:rsidR="00E75980" w:rsidRPr="00960BA0" w:rsidRDefault="00E75980" w:rsidP="00E56376">
      <w:pPr>
        <w:rPr>
          <w:b/>
          <w:bCs/>
        </w:rPr>
      </w:pPr>
    </w:p>
    <w:sectPr w:rsidR="00E75980" w:rsidRPr="00960BA0" w:rsidSect="0029797A">
      <w:headerReference w:type="default" r:id="rId32"/>
      <w:footerReference w:type="default" r:id="rId33"/>
      <w:pgSz w:w="12240" w:h="15840"/>
      <w:pgMar w:top="720" w:right="1008" w:bottom="806"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7E4904" w14:textId="77777777" w:rsidR="00AE6929" w:rsidRDefault="00AE6929" w:rsidP="00585DBB">
      <w:r>
        <w:separator/>
      </w:r>
    </w:p>
  </w:endnote>
  <w:endnote w:type="continuationSeparator" w:id="0">
    <w:p w14:paraId="3416328B" w14:textId="77777777" w:rsidR="00AE6929" w:rsidRDefault="00AE6929" w:rsidP="00585DBB">
      <w:r>
        <w:continuationSeparator/>
      </w:r>
    </w:p>
  </w:endnote>
  <w:endnote w:type="continuationNotice" w:id="1">
    <w:p w14:paraId="08795259" w14:textId="77777777" w:rsidR="00AE6929" w:rsidRDefault="00AE69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751258" w14:textId="0F2C8C0B" w:rsidR="00124641" w:rsidRDefault="002148EE" w:rsidP="002148EE">
    <w:pPr>
      <w:pStyle w:val="Footer"/>
      <w:tabs>
        <w:tab w:val="center" w:pos="5112"/>
        <w:tab w:val="right" w:pos="10224"/>
      </w:tabs>
      <w:rPr>
        <w:color w:val="4472C4" w:themeColor="accent1"/>
      </w:rPr>
    </w:pPr>
    <w:r>
      <w:rPr>
        <w:color w:val="4472C4" w:themeColor="accent1"/>
      </w:rPr>
      <w:tab/>
    </w:r>
    <w:r w:rsidR="00124641">
      <w:rPr>
        <w:color w:val="4472C4" w:themeColor="accent1"/>
      </w:rPr>
      <w:t xml:space="preserve">Page </w:t>
    </w:r>
    <w:r w:rsidR="00124641">
      <w:rPr>
        <w:color w:val="4472C4" w:themeColor="accent1"/>
      </w:rPr>
      <w:fldChar w:fldCharType="begin"/>
    </w:r>
    <w:r w:rsidR="00124641">
      <w:rPr>
        <w:color w:val="4472C4" w:themeColor="accent1"/>
      </w:rPr>
      <w:instrText xml:space="preserve"> PAGE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sidR="00124641">
      <w:rPr>
        <w:color w:val="4472C4" w:themeColor="accent1"/>
      </w:rPr>
      <w:t xml:space="preserve"> of </w:t>
    </w:r>
    <w:r w:rsidR="00124641">
      <w:rPr>
        <w:color w:val="4472C4" w:themeColor="accent1"/>
      </w:rPr>
      <w:fldChar w:fldCharType="begin"/>
    </w:r>
    <w:r w:rsidR="00124641">
      <w:rPr>
        <w:color w:val="4472C4" w:themeColor="accent1"/>
      </w:rPr>
      <w:instrText xml:space="preserve"> NUMPAGES  \* Arabic  \* MERGEFORMAT </w:instrText>
    </w:r>
    <w:r w:rsidR="00124641">
      <w:rPr>
        <w:color w:val="4472C4" w:themeColor="accent1"/>
      </w:rPr>
      <w:fldChar w:fldCharType="separate"/>
    </w:r>
    <w:r w:rsidR="00124641">
      <w:rPr>
        <w:noProof/>
        <w:color w:val="4472C4" w:themeColor="accent1"/>
      </w:rPr>
      <w:t>2</w:t>
    </w:r>
    <w:r w:rsidR="00124641">
      <w:rPr>
        <w:color w:val="4472C4" w:themeColor="accent1"/>
      </w:rPr>
      <w:fldChar w:fldCharType="end"/>
    </w:r>
    <w:r>
      <w:rPr>
        <w:color w:val="4472C4" w:themeColor="accent1"/>
      </w:rPr>
      <w:tab/>
    </w:r>
    <w:r>
      <w:rPr>
        <w:color w:val="4472C4" w:themeColor="accent1"/>
      </w:rPr>
      <w:tab/>
    </w:r>
    <w:hyperlink w:anchor="_top" w:history="1">
      <w:r w:rsidRPr="002148EE">
        <w:rPr>
          <w:rStyle w:val="Hyperlink"/>
        </w:rPr>
        <w:t>^ Top ^</w:t>
      </w:r>
    </w:hyperlink>
  </w:p>
  <w:p w14:paraId="0C4D84D3" w14:textId="77777777" w:rsidR="00124641" w:rsidRDefault="00124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CD514" w14:textId="77777777" w:rsidR="00AE6929" w:rsidRDefault="00AE6929" w:rsidP="00585DBB">
      <w:r>
        <w:separator/>
      </w:r>
    </w:p>
  </w:footnote>
  <w:footnote w:type="continuationSeparator" w:id="0">
    <w:p w14:paraId="2C39CF4C" w14:textId="77777777" w:rsidR="00AE6929" w:rsidRDefault="00AE6929" w:rsidP="00585DBB">
      <w:r>
        <w:continuationSeparator/>
      </w:r>
    </w:p>
  </w:footnote>
  <w:footnote w:type="continuationNotice" w:id="1">
    <w:p w14:paraId="60D2643F" w14:textId="77777777" w:rsidR="00AE6929" w:rsidRDefault="00AE69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D7EF" w14:textId="118A1D18" w:rsidR="00124641" w:rsidRDefault="00124641" w:rsidP="00D15B18">
    <w:pPr>
      <w:pStyle w:val="Header"/>
      <w:jc w:val="right"/>
    </w:pPr>
    <w:r w:rsidRPr="0026375A">
      <w:rPr>
        <w:noProof/>
      </w:rPr>
      <w:drawing>
        <wp:inline distT="0" distB="0" distL="0" distR="0" wp14:anchorId="704BB344" wp14:editId="23292E18">
          <wp:extent cx="1593571" cy="490330"/>
          <wp:effectExtent l="0" t="0" r="0" b="0"/>
          <wp:docPr id="3" name="Picture 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C27"/>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2C15E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EB798E"/>
    <w:multiLevelType w:val="hybridMultilevel"/>
    <w:tmpl w:val="29AC2D0A"/>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 w15:restartNumberingAfterBreak="0">
    <w:nsid w:val="1B5F3485"/>
    <w:multiLevelType w:val="multilevel"/>
    <w:tmpl w:val="636EF294"/>
    <w:styleLink w:val="CurrentList1"/>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6CC4527"/>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EE32EF3"/>
    <w:multiLevelType w:val="multilevel"/>
    <w:tmpl w:val="BC267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1F1539B"/>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AE70805"/>
    <w:multiLevelType w:val="multilevel"/>
    <w:tmpl w:val="DA188262"/>
    <w:styleLink w:val="CurrentList5"/>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5966AE0"/>
    <w:multiLevelType w:val="multilevel"/>
    <w:tmpl w:val="DA188262"/>
    <w:styleLink w:val="CurrentList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F751B06"/>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2E16F68"/>
    <w:multiLevelType w:val="multilevel"/>
    <w:tmpl w:val="DA188262"/>
    <w:styleLink w:val="CurrentList4"/>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4A008C"/>
    <w:multiLevelType w:val="multilevel"/>
    <w:tmpl w:val="DA188262"/>
    <w:styleLink w:val="CurrentList3"/>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55A4408"/>
    <w:multiLevelType w:val="multilevel"/>
    <w:tmpl w:val="DA188262"/>
    <w:lvl w:ilvl="0">
      <w:start w:val="1"/>
      <w:numFmt w:val="decimal"/>
      <w:lvlText w:val="%1."/>
      <w:lvlJc w:val="left"/>
      <w:pPr>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3"/>
      <w:numFmt w:val="bullet"/>
      <w:lvlText w:val=""/>
      <w:lvlJc w:val="left"/>
      <w:pPr>
        <w:ind w:left="2880" w:hanging="360"/>
      </w:pPr>
      <w:rPr>
        <w:rFonts w:ascii="Wingdings" w:eastAsia="Times New Roman" w:hAnsi="Wingdings" w:cs="Times New Roman" w:hint="default"/>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1"/>
  </w:num>
  <w:num w:numId="3">
    <w:abstractNumId w:val="0"/>
  </w:num>
  <w:num w:numId="4">
    <w:abstractNumId w:val="4"/>
  </w:num>
  <w:num w:numId="5">
    <w:abstractNumId w:val="9"/>
  </w:num>
  <w:num w:numId="6">
    <w:abstractNumId w:val="7"/>
  </w:num>
  <w:num w:numId="7">
    <w:abstractNumId w:val="1"/>
  </w:num>
  <w:num w:numId="8">
    <w:abstractNumId w:val="2"/>
  </w:num>
  <w:num w:numId="9">
    <w:abstractNumId w:val="6"/>
  </w:num>
  <w:num w:numId="10">
    <w:abstractNumId w:val="14"/>
  </w:num>
  <w:num w:numId="11">
    <w:abstractNumId w:val="10"/>
  </w:num>
  <w:num w:numId="12">
    <w:abstractNumId w:val="13"/>
  </w:num>
  <w:num w:numId="13">
    <w:abstractNumId w:val="12"/>
  </w:num>
  <w:num w:numId="14">
    <w:abstractNumId w:val="8"/>
  </w:num>
  <w:num w:numId="15">
    <w:abstractNumId w:val="5"/>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im Smith">
    <w15:presenceInfo w15:providerId="AD" w15:userId="S::tismith@extremenetworks.com::bec86e5c-58f7-4489-86ed-24cf1babd27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5"/>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2E"/>
    <w:rsid w:val="0000028B"/>
    <w:rsid w:val="0000044E"/>
    <w:rsid w:val="00000760"/>
    <w:rsid w:val="000009B2"/>
    <w:rsid w:val="00000A71"/>
    <w:rsid w:val="00000BE9"/>
    <w:rsid w:val="00000C88"/>
    <w:rsid w:val="00000CC1"/>
    <w:rsid w:val="00001492"/>
    <w:rsid w:val="0000172A"/>
    <w:rsid w:val="000024F9"/>
    <w:rsid w:val="0000273A"/>
    <w:rsid w:val="00002C38"/>
    <w:rsid w:val="00002D4F"/>
    <w:rsid w:val="00003026"/>
    <w:rsid w:val="0000338E"/>
    <w:rsid w:val="00003C1C"/>
    <w:rsid w:val="00004234"/>
    <w:rsid w:val="00004271"/>
    <w:rsid w:val="00004D32"/>
    <w:rsid w:val="00004DDD"/>
    <w:rsid w:val="000054E7"/>
    <w:rsid w:val="000058AA"/>
    <w:rsid w:val="00005969"/>
    <w:rsid w:val="00005A33"/>
    <w:rsid w:val="00005D5E"/>
    <w:rsid w:val="00005F48"/>
    <w:rsid w:val="00006198"/>
    <w:rsid w:val="00006409"/>
    <w:rsid w:val="00006B23"/>
    <w:rsid w:val="00006D02"/>
    <w:rsid w:val="00006DF3"/>
    <w:rsid w:val="00006F5A"/>
    <w:rsid w:val="00007496"/>
    <w:rsid w:val="0000768B"/>
    <w:rsid w:val="000079AF"/>
    <w:rsid w:val="00007BFA"/>
    <w:rsid w:val="0001009D"/>
    <w:rsid w:val="0001068A"/>
    <w:rsid w:val="0001091D"/>
    <w:rsid w:val="00010C2D"/>
    <w:rsid w:val="00010CDC"/>
    <w:rsid w:val="00010E4C"/>
    <w:rsid w:val="000112F1"/>
    <w:rsid w:val="000112F3"/>
    <w:rsid w:val="00011780"/>
    <w:rsid w:val="000119FD"/>
    <w:rsid w:val="00011C36"/>
    <w:rsid w:val="000120A3"/>
    <w:rsid w:val="00012708"/>
    <w:rsid w:val="000128DF"/>
    <w:rsid w:val="00012C44"/>
    <w:rsid w:val="000130DA"/>
    <w:rsid w:val="00013320"/>
    <w:rsid w:val="0001336B"/>
    <w:rsid w:val="00013429"/>
    <w:rsid w:val="00013996"/>
    <w:rsid w:val="00013D9E"/>
    <w:rsid w:val="00013EC2"/>
    <w:rsid w:val="00014157"/>
    <w:rsid w:val="000141ED"/>
    <w:rsid w:val="00014529"/>
    <w:rsid w:val="0001459B"/>
    <w:rsid w:val="00014669"/>
    <w:rsid w:val="00014DF0"/>
    <w:rsid w:val="0001508C"/>
    <w:rsid w:val="0001520E"/>
    <w:rsid w:val="00015282"/>
    <w:rsid w:val="00015461"/>
    <w:rsid w:val="000154AA"/>
    <w:rsid w:val="000159C7"/>
    <w:rsid w:val="00015C2B"/>
    <w:rsid w:val="0001610A"/>
    <w:rsid w:val="00016375"/>
    <w:rsid w:val="0001659D"/>
    <w:rsid w:val="000167B4"/>
    <w:rsid w:val="000168E6"/>
    <w:rsid w:val="00016D8A"/>
    <w:rsid w:val="000176BE"/>
    <w:rsid w:val="000177A9"/>
    <w:rsid w:val="0001792B"/>
    <w:rsid w:val="00017974"/>
    <w:rsid w:val="00017A44"/>
    <w:rsid w:val="00017EE3"/>
    <w:rsid w:val="000202EC"/>
    <w:rsid w:val="00020CAB"/>
    <w:rsid w:val="0002149A"/>
    <w:rsid w:val="0002154C"/>
    <w:rsid w:val="00021D55"/>
    <w:rsid w:val="00021E30"/>
    <w:rsid w:val="00021F69"/>
    <w:rsid w:val="000220B5"/>
    <w:rsid w:val="000222D0"/>
    <w:rsid w:val="000223E5"/>
    <w:rsid w:val="000223F6"/>
    <w:rsid w:val="000225DB"/>
    <w:rsid w:val="00022959"/>
    <w:rsid w:val="00022FBF"/>
    <w:rsid w:val="000231C6"/>
    <w:rsid w:val="000233A8"/>
    <w:rsid w:val="00023B43"/>
    <w:rsid w:val="00023D3D"/>
    <w:rsid w:val="00023F19"/>
    <w:rsid w:val="0002472C"/>
    <w:rsid w:val="000247FE"/>
    <w:rsid w:val="00024CBF"/>
    <w:rsid w:val="00025631"/>
    <w:rsid w:val="00025BA9"/>
    <w:rsid w:val="00025BE0"/>
    <w:rsid w:val="00025DC5"/>
    <w:rsid w:val="00025F7F"/>
    <w:rsid w:val="00026610"/>
    <w:rsid w:val="00026701"/>
    <w:rsid w:val="00026BFC"/>
    <w:rsid w:val="00027236"/>
    <w:rsid w:val="00027C59"/>
    <w:rsid w:val="00027DFD"/>
    <w:rsid w:val="000301A2"/>
    <w:rsid w:val="000301CD"/>
    <w:rsid w:val="0003097F"/>
    <w:rsid w:val="000309A1"/>
    <w:rsid w:val="00030CB5"/>
    <w:rsid w:val="00030F26"/>
    <w:rsid w:val="000310B6"/>
    <w:rsid w:val="0003129B"/>
    <w:rsid w:val="00031661"/>
    <w:rsid w:val="0003169C"/>
    <w:rsid w:val="000317E1"/>
    <w:rsid w:val="00031871"/>
    <w:rsid w:val="000319B8"/>
    <w:rsid w:val="00032161"/>
    <w:rsid w:val="00032AC3"/>
    <w:rsid w:val="00032BD2"/>
    <w:rsid w:val="00032FE2"/>
    <w:rsid w:val="00033082"/>
    <w:rsid w:val="000330F8"/>
    <w:rsid w:val="00033514"/>
    <w:rsid w:val="00033659"/>
    <w:rsid w:val="00033785"/>
    <w:rsid w:val="00033A75"/>
    <w:rsid w:val="00033C2F"/>
    <w:rsid w:val="0003419B"/>
    <w:rsid w:val="000347E2"/>
    <w:rsid w:val="00035382"/>
    <w:rsid w:val="0003569D"/>
    <w:rsid w:val="00035C95"/>
    <w:rsid w:val="000365DF"/>
    <w:rsid w:val="000366DA"/>
    <w:rsid w:val="00036A95"/>
    <w:rsid w:val="00036B8C"/>
    <w:rsid w:val="00036F84"/>
    <w:rsid w:val="0003760E"/>
    <w:rsid w:val="00037665"/>
    <w:rsid w:val="00037752"/>
    <w:rsid w:val="00037FD4"/>
    <w:rsid w:val="00040117"/>
    <w:rsid w:val="00040B99"/>
    <w:rsid w:val="00040D0A"/>
    <w:rsid w:val="00040EFB"/>
    <w:rsid w:val="00041001"/>
    <w:rsid w:val="000410AB"/>
    <w:rsid w:val="0004143F"/>
    <w:rsid w:val="000414DF"/>
    <w:rsid w:val="0004153D"/>
    <w:rsid w:val="000418D9"/>
    <w:rsid w:val="000419B9"/>
    <w:rsid w:val="00041B76"/>
    <w:rsid w:val="00041F38"/>
    <w:rsid w:val="00042121"/>
    <w:rsid w:val="00042224"/>
    <w:rsid w:val="0004248E"/>
    <w:rsid w:val="00042A48"/>
    <w:rsid w:val="00042A96"/>
    <w:rsid w:val="00042C6A"/>
    <w:rsid w:val="0004392E"/>
    <w:rsid w:val="00043953"/>
    <w:rsid w:val="00043D65"/>
    <w:rsid w:val="00043DEA"/>
    <w:rsid w:val="00043E52"/>
    <w:rsid w:val="000448BD"/>
    <w:rsid w:val="00044A8F"/>
    <w:rsid w:val="00044CAA"/>
    <w:rsid w:val="00044F2B"/>
    <w:rsid w:val="00045763"/>
    <w:rsid w:val="00045915"/>
    <w:rsid w:val="00045CE2"/>
    <w:rsid w:val="000461B8"/>
    <w:rsid w:val="00046F7B"/>
    <w:rsid w:val="00047209"/>
    <w:rsid w:val="000472D9"/>
    <w:rsid w:val="00047426"/>
    <w:rsid w:val="000474D8"/>
    <w:rsid w:val="00047CFC"/>
    <w:rsid w:val="000501EA"/>
    <w:rsid w:val="0005025F"/>
    <w:rsid w:val="00050710"/>
    <w:rsid w:val="00050B1F"/>
    <w:rsid w:val="00050B6E"/>
    <w:rsid w:val="00050EEF"/>
    <w:rsid w:val="0005107C"/>
    <w:rsid w:val="00051875"/>
    <w:rsid w:val="00051942"/>
    <w:rsid w:val="000528D6"/>
    <w:rsid w:val="00052A72"/>
    <w:rsid w:val="00052B29"/>
    <w:rsid w:val="00052F1C"/>
    <w:rsid w:val="00053022"/>
    <w:rsid w:val="0005394E"/>
    <w:rsid w:val="00053D8C"/>
    <w:rsid w:val="000542A8"/>
    <w:rsid w:val="00054625"/>
    <w:rsid w:val="0005473E"/>
    <w:rsid w:val="0005494A"/>
    <w:rsid w:val="00054FAC"/>
    <w:rsid w:val="000555CB"/>
    <w:rsid w:val="00055CB0"/>
    <w:rsid w:val="00055E87"/>
    <w:rsid w:val="00055EA7"/>
    <w:rsid w:val="00055FB4"/>
    <w:rsid w:val="0005606C"/>
    <w:rsid w:val="00056092"/>
    <w:rsid w:val="00056564"/>
    <w:rsid w:val="00056A80"/>
    <w:rsid w:val="00056ABA"/>
    <w:rsid w:val="00056B0F"/>
    <w:rsid w:val="0005743B"/>
    <w:rsid w:val="00057815"/>
    <w:rsid w:val="00060226"/>
    <w:rsid w:val="000603F6"/>
    <w:rsid w:val="00060458"/>
    <w:rsid w:val="000608F5"/>
    <w:rsid w:val="00060B15"/>
    <w:rsid w:val="00061117"/>
    <w:rsid w:val="0006170E"/>
    <w:rsid w:val="000619E7"/>
    <w:rsid w:val="0006267C"/>
    <w:rsid w:val="00062AF6"/>
    <w:rsid w:val="00062B51"/>
    <w:rsid w:val="00062DFE"/>
    <w:rsid w:val="00063046"/>
    <w:rsid w:val="0006320C"/>
    <w:rsid w:val="0006323E"/>
    <w:rsid w:val="00063616"/>
    <w:rsid w:val="000638B7"/>
    <w:rsid w:val="000638F4"/>
    <w:rsid w:val="000639EE"/>
    <w:rsid w:val="00063C33"/>
    <w:rsid w:val="00064137"/>
    <w:rsid w:val="000642A4"/>
    <w:rsid w:val="0006532D"/>
    <w:rsid w:val="00065410"/>
    <w:rsid w:val="00065452"/>
    <w:rsid w:val="00065458"/>
    <w:rsid w:val="0006572F"/>
    <w:rsid w:val="00065888"/>
    <w:rsid w:val="00065CED"/>
    <w:rsid w:val="00065D9E"/>
    <w:rsid w:val="00065EA9"/>
    <w:rsid w:val="00066169"/>
    <w:rsid w:val="000661C4"/>
    <w:rsid w:val="000661E2"/>
    <w:rsid w:val="000665A6"/>
    <w:rsid w:val="00066CD1"/>
    <w:rsid w:val="00066D93"/>
    <w:rsid w:val="0006715C"/>
    <w:rsid w:val="00067203"/>
    <w:rsid w:val="00067235"/>
    <w:rsid w:val="00067519"/>
    <w:rsid w:val="00067BB4"/>
    <w:rsid w:val="000705D6"/>
    <w:rsid w:val="000708F5"/>
    <w:rsid w:val="00070BCC"/>
    <w:rsid w:val="00070C75"/>
    <w:rsid w:val="00070DA5"/>
    <w:rsid w:val="00071250"/>
    <w:rsid w:val="000712C6"/>
    <w:rsid w:val="00071307"/>
    <w:rsid w:val="0007155D"/>
    <w:rsid w:val="000715B0"/>
    <w:rsid w:val="00071857"/>
    <w:rsid w:val="00071A88"/>
    <w:rsid w:val="00071B46"/>
    <w:rsid w:val="00071DE4"/>
    <w:rsid w:val="00072289"/>
    <w:rsid w:val="00072397"/>
    <w:rsid w:val="00072718"/>
    <w:rsid w:val="00072777"/>
    <w:rsid w:val="000730C2"/>
    <w:rsid w:val="000731C1"/>
    <w:rsid w:val="00073AE0"/>
    <w:rsid w:val="00073CE4"/>
    <w:rsid w:val="00073E28"/>
    <w:rsid w:val="00074242"/>
    <w:rsid w:val="00074D8D"/>
    <w:rsid w:val="00075C5A"/>
    <w:rsid w:val="00075F54"/>
    <w:rsid w:val="00075FDF"/>
    <w:rsid w:val="00076101"/>
    <w:rsid w:val="000762F9"/>
    <w:rsid w:val="00076463"/>
    <w:rsid w:val="00076940"/>
    <w:rsid w:val="000769EF"/>
    <w:rsid w:val="00077259"/>
    <w:rsid w:val="00077471"/>
    <w:rsid w:val="0007754C"/>
    <w:rsid w:val="00077570"/>
    <w:rsid w:val="00077CB1"/>
    <w:rsid w:val="00077F21"/>
    <w:rsid w:val="00077F8E"/>
    <w:rsid w:val="00077FFD"/>
    <w:rsid w:val="0008010B"/>
    <w:rsid w:val="0008027F"/>
    <w:rsid w:val="00080525"/>
    <w:rsid w:val="000806ED"/>
    <w:rsid w:val="00080BE5"/>
    <w:rsid w:val="000812DB"/>
    <w:rsid w:val="00081918"/>
    <w:rsid w:val="00081ECE"/>
    <w:rsid w:val="000821A4"/>
    <w:rsid w:val="00082465"/>
    <w:rsid w:val="000824BD"/>
    <w:rsid w:val="0008283E"/>
    <w:rsid w:val="00082A54"/>
    <w:rsid w:val="00083071"/>
    <w:rsid w:val="000831C2"/>
    <w:rsid w:val="000834D4"/>
    <w:rsid w:val="00083631"/>
    <w:rsid w:val="000836E2"/>
    <w:rsid w:val="00083CF8"/>
    <w:rsid w:val="000846CC"/>
    <w:rsid w:val="00084731"/>
    <w:rsid w:val="00084959"/>
    <w:rsid w:val="000851EB"/>
    <w:rsid w:val="0008531D"/>
    <w:rsid w:val="00085EF8"/>
    <w:rsid w:val="000860AF"/>
    <w:rsid w:val="0008613C"/>
    <w:rsid w:val="00086626"/>
    <w:rsid w:val="00086708"/>
    <w:rsid w:val="00087D2E"/>
    <w:rsid w:val="00087E25"/>
    <w:rsid w:val="00090138"/>
    <w:rsid w:val="000902AD"/>
    <w:rsid w:val="00090BD2"/>
    <w:rsid w:val="00091374"/>
    <w:rsid w:val="00091722"/>
    <w:rsid w:val="000919EB"/>
    <w:rsid w:val="00091A85"/>
    <w:rsid w:val="0009282F"/>
    <w:rsid w:val="00092BED"/>
    <w:rsid w:val="00093094"/>
    <w:rsid w:val="00093119"/>
    <w:rsid w:val="00093379"/>
    <w:rsid w:val="0009357C"/>
    <w:rsid w:val="00093736"/>
    <w:rsid w:val="00093831"/>
    <w:rsid w:val="000941F8"/>
    <w:rsid w:val="00094272"/>
    <w:rsid w:val="000942C9"/>
    <w:rsid w:val="000942D1"/>
    <w:rsid w:val="000943C2"/>
    <w:rsid w:val="0009450E"/>
    <w:rsid w:val="00094728"/>
    <w:rsid w:val="0009487E"/>
    <w:rsid w:val="000949BC"/>
    <w:rsid w:val="00094CC3"/>
    <w:rsid w:val="00094ED0"/>
    <w:rsid w:val="000950CA"/>
    <w:rsid w:val="0009516D"/>
    <w:rsid w:val="000952A7"/>
    <w:rsid w:val="000952AA"/>
    <w:rsid w:val="000957DD"/>
    <w:rsid w:val="000960E6"/>
    <w:rsid w:val="00096183"/>
    <w:rsid w:val="00096B27"/>
    <w:rsid w:val="00097997"/>
    <w:rsid w:val="000979E7"/>
    <w:rsid w:val="00097D3D"/>
    <w:rsid w:val="000A036F"/>
    <w:rsid w:val="000A06E5"/>
    <w:rsid w:val="000A082C"/>
    <w:rsid w:val="000A0C9E"/>
    <w:rsid w:val="000A0F18"/>
    <w:rsid w:val="000A0F1C"/>
    <w:rsid w:val="000A1275"/>
    <w:rsid w:val="000A18FE"/>
    <w:rsid w:val="000A192C"/>
    <w:rsid w:val="000A19E1"/>
    <w:rsid w:val="000A1A71"/>
    <w:rsid w:val="000A1CE7"/>
    <w:rsid w:val="000A201D"/>
    <w:rsid w:val="000A2555"/>
    <w:rsid w:val="000A2696"/>
    <w:rsid w:val="000A2799"/>
    <w:rsid w:val="000A281A"/>
    <w:rsid w:val="000A2F9E"/>
    <w:rsid w:val="000A3286"/>
    <w:rsid w:val="000A32A5"/>
    <w:rsid w:val="000A33BE"/>
    <w:rsid w:val="000A36BE"/>
    <w:rsid w:val="000A448D"/>
    <w:rsid w:val="000A47FF"/>
    <w:rsid w:val="000A4AF7"/>
    <w:rsid w:val="000A4DEB"/>
    <w:rsid w:val="000A4E09"/>
    <w:rsid w:val="000A51AB"/>
    <w:rsid w:val="000A5279"/>
    <w:rsid w:val="000A52E5"/>
    <w:rsid w:val="000A55F5"/>
    <w:rsid w:val="000A5AFF"/>
    <w:rsid w:val="000A5DE2"/>
    <w:rsid w:val="000A5F94"/>
    <w:rsid w:val="000A6290"/>
    <w:rsid w:val="000A6396"/>
    <w:rsid w:val="000A6733"/>
    <w:rsid w:val="000A69FD"/>
    <w:rsid w:val="000A6AAB"/>
    <w:rsid w:val="000A6B21"/>
    <w:rsid w:val="000A6B9F"/>
    <w:rsid w:val="000A6C0E"/>
    <w:rsid w:val="000A6D92"/>
    <w:rsid w:val="000A707C"/>
    <w:rsid w:val="000A71CC"/>
    <w:rsid w:val="000A735E"/>
    <w:rsid w:val="000A7A8D"/>
    <w:rsid w:val="000A7D02"/>
    <w:rsid w:val="000A7D42"/>
    <w:rsid w:val="000B0012"/>
    <w:rsid w:val="000B00DA"/>
    <w:rsid w:val="000B016B"/>
    <w:rsid w:val="000B045C"/>
    <w:rsid w:val="000B08D4"/>
    <w:rsid w:val="000B0DC8"/>
    <w:rsid w:val="000B14E4"/>
    <w:rsid w:val="000B17DE"/>
    <w:rsid w:val="000B1919"/>
    <w:rsid w:val="000B1984"/>
    <w:rsid w:val="000B199C"/>
    <w:rsid w:val="000B1B61"/>
    <w:rsid w:val="000B1E78"/>
    <w:rsid w:val="000B1EB7"/>
    <w:rsid w:val="000B2173"/>
    <w:rsid w:val="000B23E3"/>
    <w:rsid w:val="000B2512"/>
    <w:rsid w:val="000B275D"/>
    <w:rsid w:val="000B29F8"/>
    <w:rsid w:val="000B2D48"/>
    <w:rsid w:val="000B2DEB"/>
    <w:rsid w:val="000B3121"/>
    <w:rsid w:val="000B3ECC"/>
    <w:rsid w:val="000B4447"/>
    <w:rsid w:val="000B5349"/>
    <w:rsid w:val="000B5792"/>
    <w:rsid w:val="000B57D9"/>
    <w:rsid w:val="000B5C02"/>
    <w:rsid w:val="000B614A"/>
    <w:rsid w:val="000B6547"/>
    <w:rsid w:val="000B710A"/>
    <w:rsid w:val="000B716A"/>
    <w:rsid w:val="000B74B6"/>
    <w:rsid w:val="000C1228"/>
    <w:rsid w:val="000C1453"/>
    <w:rsid w:val="000C16A4"/>
    <w:rsid w:val="000C19E1"/>
    <w:rsid w:val="000C19F9"/>
    <w:rsid w:val="000C28C0"/>
    <w:rsid w:val="000C2D84"/>
    <w:rsid w:val="000C2DD5"/>
    <w:rsid w:val="000C3521"/>
    <w:rsid w:val="000C3643"/>
    <w:rsid w:val="000C3B47"/>
    <w:rsid w:val="000C3D71"/>
    <w:rsid w:val="000C410C"/>
    <w:rsid w:val="000C4570"/>
    <w:rsid w:val="000C45C7"/>
    <w:rsid w:val="000C4660"/>
    <w:rsid w:val="000C4706"/>
    <w:rsid w:val="000C4C59"/>
    <w:rsid w:val="000C4CCB"/>
    <w:rsid w:val="000C5272"/>
    <w:rsid w:val="000C5417"/>
    <w:rsid w:val="000C5BF4"/>
    <w:rsid w:val="000C5DA9"/>
    <w:rsid w:val="000C5F97"/>
    <w:rsid w:val="000C5FA0"/>
    <w:rsid w:val="000C63C3"/>
    <w:rsid w:val="000C64B3"/>
    <w:rsid w:val="000C6642"/>
    <w:rsid w:val="000C677C"/>
    <w:rsid w:val="000C6915"/>
    <w:rsid w:val="000C6946"/>
    <w:rsid w:val="000C6DDB"/>
    <w:rsid w:val="000C776A"/>
    <w:rsid w:val="000C77E8"/>
    <w:rsid w:val="000C79D8"/>
    <w:rsid w:val="000C7BE0"/>
    <w:rsid w:val="000C7D0E"/>
    <w:rsid w:val="000C7FF8"/>
    <w:rsid w:val="000D025D"/>
    <w:rsid w:val="000D0777"/>
    <w:rsid w:val="000D07DA"/>
    <w:rsid w:val="000D0BCE"/>
    <w:rsid w:val="000D0C41"/>
    <w:rsid w:val="000D0C77"/>
    <w:rsid w:val="000D0D1F"/>
    <w:rsid w:val="000D119D"/>
    <w:rsid w:val="000D1483"/>
    <w:rsid w:val="000D17B3"/>
    <w:rsid w:val="000D18E1"/>
    <w:rsid w:val="000D1BEB"/>
    <w:rsid w:val="000D1EAD"/>
    <w:rsid w:val="000D2631"/>
    <w:rsid w:val="000D28A3"/>
    <w:rsid w:val="000D28DE"/>
    <w:rsid w:val="000D2BB8"/>
    <w:rsid w:val="000D2ECC"/>
    <w:rsid w:val="000D37CA"/>
    <w:rsid w:val="000D3B75"/>
    <w:rsid w:val="000D401E"/>
    <w:rsid w:val="000D4232"/>
    <w:rsid w:val="000D4350"/>
    <w:rsid w:val="000D5105"/>
    <w:rsid w:val="000D5116"/>
    <w:rsid w:val="000D51B2"/>
    <w:rsid w:val="000D51BF"/>
    <w:rsid w:val="000D540B"/>
    <w:rsid w:val="000D5866"/>
    <w:rsid w:val="000D5AF6"/>
    <w:rsid w:val="000D5BC8"/>
    <w:rsid w:val="000D5E87"/>
    <w:rsid w:val="000D613E"/>
    <w:rsid w:val="000D615D"/>
    <w:rsid w:val="000D61BF"/>
    <w:rsid w:val="000D6BD3"/>
    <w:rsid w:val="000D6C88"/>
    <w:rsid w:val="000D7268"/>
    <w:rsid w:val="000D792D"/>
    <w:rsid w:val="000D7C8D"/>
    <w:rsid w:val="000D7FAC"/>
    <w:rsid w:val="000E0011"/>
    <w:rsid w:val="000E01ED"/>
    <w:rsid w:val="000E0D07"/>
    <w:rsid w:val="000E15F2"/>
    <w:rsid w:val="000E18B3"/>
    <w:rsid w:val="000E20E3"/>
    <w:rsid w:val="000E2125"/>
    <w:rsid w:val="000E21D1"/>
    <w:rsid w:val="000E22E1"/>
    <w:rsid w:val="000E375A"/>
    <w:rsid w:val="000E40E0"/>
    <w:rsid w:val="000E49A3"/>
    <w:rsid w:val="000E4DD2"/>
    <w:rsid w:val="000E5297"/>
    <w:rsid w:val="000E57F2"/>
    <w:rsid w:val="000E598E"/>
    <w:rsid w:val="000E61E8"/>
    <w:rsid w:val="000E62DD"/>
    <w:rsid w:val="000E6359"/>
    <w:rsid w:val="000E640E"/>
    <w:rsid w:val="000E6B44"/>
    <w:rsid w:val="000E6B94"/>
    <w:rsid w:val="000E6BED"/>
    <w:rsid w:val="000E7A1D"/>
    <w:rsid w:val="000E7A76"/>
    <w:rsid w:val="000E7D77"/>
    <w:rsid w:val="000E7FEB"/>
    <w:rsid w:val="000F0282"/>
    <w:rsid w:val="000F02E5"/>
    <w:rsid w:val="000F1420"/>
    <w:rsid w:val="000F153B"/>
    <w:rsid w:val="000F166E"/>
    <w:rsid w:val="000F185F"/>
    <w:rsid w:val="000F2142"/>
    <w:rsid w:val="000F2208"/>
    <w:rsid w:val="000F250C"/>
    <w:rsid w:val="000F27FD"/>
    <w:rsid w:val="000F291F"/>
    <w:rsid w:val="000F2ABC"/>
    <w:rsid w:val="000F2C3F"/>
    <w:rsid w:val="000F30B7"/>
    <w:rsid w:val="000F3180"/>
    <w:rsid w:val="000F3359"/>
    <w:rsid w:val="000F3B59"/>
    <w:rsid w:val="000F3F94"/>
    <w:rsid w:val="000F4486"/>
    <w:rsid w:val="000F4575"/>
    <w:rsid w:val="000F47D7"/>
    <w:rsid w:val="000F4A41"/>
    <w:rsid w:val="000F5083"/>
    <w:rsid w:val="000F50CE"/>
    <w:rsid w:val="000F51F0"/>
    <w:rsid w:val="000F525F"/>
    <w:rsid w:val="000F54EF"/>
    <w:rsid w:val="000F5718"/>
    <w:rsid w:val="000F5B06"/>
    <w:rsid w:val="000F5CCB"/>
    <w:rsid w:val="000F61D5"/>
    <w:rsid w:val="000F66D9"/>
    <w:rsid w:val="000F6A99"/>
    <w:rsid w:val="000F6B08"/>
    <w:rsid w:val="000F6B2F"/>
    <w:rsid w:val="000F6E21"/>
    <w:rsid w:val="000F78DF"/>
    <w:rsid w:val="000F79F4"/>
    <w:rsid w:val="000F7DE3"/>
    <w:rsid w:val="000F7ED1"/>
    <w:rsid w:val="0010018B"/>
    <w:rsid w:val="001018BD"/>
    <w:rsid w:val="00101D94"/>
    <w:rsid w:val="001021B0"/>
    <w:rsid w:val="001026CC"/>
    <w:rsid w:val="00102B07"/>
    <w:rsid w:val="00102EA6"/>
    <w:rsid w:val="00103032"/>
    <w:rsid w:val="00103270"/>
    <w:rsid w:val="0010338C"/>
    <w:rsid w:val="001038C2"/>
    <w:rsid w:val="00103CAA"/>
    <w:rsid w:val="00103CFB"/>
    <w:rsid w:val="00103EFE"/>
    <w:rsid w:val="00103FDF"/>
    <w:rsid w:val="00104132"/>
    <w:rsid w:val="001041E8"/>
    <w:rsid w:val="00104202"/>
    <w:rsid w:val="0010432F"/>
    <w:rsid w:val="00104FCD"/>
    <w:rsid w:val="0010541C"/>
    <w:rsid w:val="001054BE"/>
    <w:rsid w:val="00105C67"/>
    <w:rsid w:val="001061E5"/>
    <w:rsid w:val="00107146"/>
    <w:rsid w:val="001074E0"/>
    <w:rsid w:val="0010787F"/>
    <w:rsid w:val="00110A9D"/>
    <w:rsid w:val="0011119C"/>
    <w:rsid w:val="0011181D"/>
    <w:rsid w:val="00112031"/>
    <w:rsid w:val="0011263C"/>
    <w:rsid w:val="0011334E"/>
    <w:rsid w:val="00113519"/>
    <w:rsid w:val="001137F9"/>
    <w:rsid w:val="00113A28"/>
    <w:rsid w:val="00113A96"/>
    <w:rsid w:val="00113D25"/>
    <w:rsid w:val="001144D2"/>
    <w:rsid w:val="0011497B"/>
    <w:rsid w:val="00114F29"/>
    <w:rsid w:val="00115699"/>
    <w:rsid w:val="001156C0"/>
    <w:rsid w:val="00115D26"/>
    <w:rsid w:val="001161DD"/>
    <w:rsid w:val="0011630E"/>
    <w:rsid w:val="0011636F"/>
    <w:rsid w:val="001169C8"/>
    <w:rsid w:val="00116AB0"/>
    <w:rsid w:val="001174D4"/>
    <w:rsid w:val="00117641"/>
    <w:rsid w:val="00117A26"/>
    <w:rsid w:val="00117AB2"/>
    <w:rsid w:val="00120349"/>
    <w:rsid w:val="00120795"/>
    <w:rsid w:val="00120C49"/>
    <w:rsid w:val="00120C90"/>
    <w:rsid w:val="00120DDE"/>
    <w:rsid w:val="00120DFE"/>
    <w:rsid w:val="00121449"/>
    <w:rsid w:val="00121750"/>
    <w:rsid w:val="00121CB7"/>
    <w:rsid w:val="00121D61"/>
    <w:rsid w:val="00121DA2"/>
    <w:rsid w:val="00121E44"/>
    <w:rsid w:val="00121FFF"/>
    <w:rsid w:val="0012223E"/>
    <w:rsid w:val="001224CF"/>
    <w:rsid w:val="00122753"/>
    <w:rsid w:val="00122882"/>
    <w:rsid w:val="00123030"/>
    <w:rsid w:val="00123585"/>
    <w:rsid w:val="00123CB9"/>
    <w:rsid w:val="00123E0F"/>
    <w:rsid w:val="0012402D"/>
    <w:rsid w:val="001242FE"/>
    <w:rsid w:val="00124641"/>
    <w:rsid w:val="00124A11"/>
    <w:rsid w:val="00124A87"/>
    <w:rsid w:val="00124AE1"/>
    <w:rsid w:val="00124B81"/>
    <w:rsid w:val="00125144"/>
    <w:rsid w:val="00126238"/>
    <w:rsid w:val="00127279"/>
    <w:rsid w:val="001276F7"/>
    <w:rsid w:val="001301C6"/>
    <w:rsid w:val="001302BC"/>
    <w:rsid w:val="00130961"/>
    <w:rsid w:val="00130E49"/>
    <w:rsid w:val="00130F30"/>
    <w:rsid w:val="001315BA"/>
    <w:rsid w:val="001315E3"/>
    <w:rsid w:val="001316AC"/>
    <w:rsid w:val="0013178F"/>
    <w:rsid w:val="001318C8"/>
    <w:rsid w:val="00131ABC"/>
    <w:rsid w:val="00131BE2"/>
    <w:rsid w:val="00131C0F"/>
    <w:rsid w:val="00132051"/>
    <w:rsid w:val="00132241"/>
    <w:rsid w:val="001326E2"/>
    <w:rsid w:val="00132732"/>
    <w:rsid w:val="0013274E"/>
    <w:rsid w:val="00132AEB"/>
    <w:rsid w:val="00132BA0"/>
    <w:rsid w:val="00132E0C"/>
    <w:rsid w:val="0013386B"/>
    <w:rsid w:val="001338AF"/>
    <w:rsid w:val="00133A94"/>
    <w:rsid w:val="00133C83"/>
    <w:rsid w:val="00133EE3"/>
    <w:rsid w:val="00134408"/>
    <w:rsid w:val="00134EFC"/>
    <w:rsid w:val="00135784"/>
    <w:rsid w:val="00135919"/>
    <w:rsid w:val="00135CD8"/>
    <w:rsid w:val="00135D1D"/>
    <w:rsid w:val="001364F2"/>
    <w:rsid w:val="00136ADF"/>
    <w:rsid w:val="0013711D"/>
    <w:rsid w:val="00137413"/>
    <w:rsid w:val="0013757E"/>
    <w:rsid w:val="00137695"/>
    <w:rsid w:val="0013791B"/>
    <w:rsid w:val="00137DC8"/>
    <w:rsid w:val="0014013F"/>
    <w:rsid w:val="001407B7"/>
    <w:rsid w:val="00140F01"/>
    <w:rsid w:val="00141259"/>
    <w:rsid w:val="00141553"/>
    <w:rsid w:val="001415AE"/>
    <w:rsid w:val="001415E1"/>
    <w:rsid w:val="001418B1"/>
    <w:rsid w:val="00141F3A"/>
    <w:rsid w:val="001421CB"/>
    <w:rsid w:val="001421D2"/>
    <w:rsid w:val="00142B18"/>
    <w:rsid w:val="0014355D"/>
    <w:rsid w:val="001436BF"/>
    <w:rsid w:val="00143A75"/>
    <w:rsid w:val="00143D5C"/>
    <w:rsid w:val="00143F2A"/>
    <w:rsid w:val="00144247"/>
    <w:rsid w:val="001442FE"/>
    <w:rsid w:val="0014462F"/>
    <w:rsid w:val="00144A52"/>
    <w:rsid w:val="00144D3A"/>
    <w:rsid w:val="001454EE"/>
    <w:rsid w:val="00145A53"/>
    <w:rsid w:val="00145B8D"/>
    <w:rsid w:val="00146765"/>
    <w:rsid w:val="00146790"/>
    <w:rsid w:val="00146940"/>
    <w:rsid w:val="00146946"/>
    <w:rsid w:val="00146ABB"/>
    <w:rsid w:val="00146C9B"/>
    <w:rsid w:val="00146D83"/>
    <w:rsid w:val="00146FE5"/>
    <w:rsid w:val="001476E5"/>
    <w:rsid w:val="0014776B"/>
    <w:rsid w:val="001477BF"/>
    <w:rsid w:val="00150766"/>
    <w:rsid w:val="001507EF"/>
    <w:rsid w:val="001507FB"/>
    <w:rsid w:val="00150D07"/>
    <w:rsid w:val="00150D2A"/>
    <w:rsid w:val="00151707"/>
    <w:rsid w:val="001518E2"/>
    <w:rsid w:val="00151929"/>
    <w:rsid w:val="00151AC0"/>
    <w:rsid w:val="00152104"/>
    <w:rsid w:val="00152508"/>
    <w:rsid w:val="00152557"/>
    <w:rsid w:val="0015296A"/>
    <w:rsid w:val="00153037"/>
    <w:rsid w:val="0015320C"/>
    <w:rsid w:val="00153A85"/>
    <w:rsid w:val="00153F4B"/>
    <w:rsid w:val="00154133"/>
    <w:rsid w:val="001547CB"/>
    <w:rsid w:val="00154847"/>
    <w:rsid w:val="00154A6C"/>
    <w:rsid w:val="00154DB2"/>
    <w:rsid w:val="00154FD2"/>
    <w:rsid w:val="00155155"/>
    <w:rsid w:val="001553FB"/>
    <w:rsid w:val="001554CA"/>
    <w:rsid w:val="00155628"/>
    <w:rsid w:val="001556C1"/>
    <w:rsid w:val="0015576B"/>
    <w:rsid w:val="001560B4"/>
    <w:rsid w:val="001560BC"/>
    <w:rsid w:val="001562AD"/>
    <w:rsid w:val="001565C0"/>
    <w:rsid w:val="00156690"/>
    <w:rsid w:val="00157464"/>
    <w:rsid w:val="00157A1C"/>
    <w:rsid w:val="00157A78"/>
    <w:rsid w:val="00157CEC"/>
    <w:rsid w:val="00157F74"/>
    <w:rsid w:val="001600F3"/>
    <w:rsid w:val="001602A5"/>
    <w:rsid w:val="0016057D"/>
    <w:rsid w:val="001607E5"/>
    <w:rsid w:val="001608EE"/>
    <w:rsid w:val="00160929"/>
    <w:rsid w:val="00160CAC"/>
    <w:rsid w:val="0016130F"/>
    <w:rsid w:val="00161388"/>
    <w:rsid w:val="00161AE7"/>
    <w:rsid w:val="00161C17"/>
    <w:rsid w:val="00161CAA"/>
    <w:rsid w:val="00161CE7"/>
    <w:rsid w:val="00161F92"/>
    <w:rsid w:val="00162057"/>
    <w:rsid w:val="001621D1"/>
    <w:rsid w:val="0016266F"/>
    <w:rsid w:val="001628BD"/>
    <w:rsid w:val="001628C4"/>
    <w:rsid w:val="00162EC8"/>
    <w:rsid w:val="00163523"/>
    <w:rsid w:val="001637C4"/>
    <w:rsid w:val="00163BD8"/>
    <w:rsid w:val="00163EDD"/>
    <w:rsid w:val="00164123"/>
    <w:rsid w:val="00164129"/>
    <w:rsid w:val="00164953"/>
    <w:rsid w:val="00164BC2"/>
    <w:rsid w:val="00164CAD"/>
    <w:rsid w:val="00164CEB"/>
    <w:rsid w:val="0016529E"/>
    <w:rsid w:val="001652D4"/>
    <w:rsid w:val="00165B16"/>
    <w:rsid w:val="00165F49"/>
    <w:rsid w:val="00165F4E"/>
    <w:rsid w:val="0016610A"/>
    <w:rsid w:val="00166286"/>
    <w:rsid w:val="0016645E"/>
    <w:rsid w:val="0016665A"/>
    <w:rsid w:val="001666CD"/>
    <w:rsid w:val="00166A24"/>
    <w:rsid w:val="00166A53"/>
    <w:rsid w:val="00166CA4"/>
    <w:rsid w:val="00167277"/>
    <w:rsid w:val="00167368"/>
    <w:rsid w:val="0016747B"/>
    <w:rsid w:val="001675D0"/>
    <w:rsid w:val="00167A1B"/>
    <w:rsid w:val="00167BE6"/>
    <w:rsid w:val="00167C81"/>
    <w:rsid w:val="00167D19"/>
    <w:rsid w:val="00167E88"/>
    <w:rsid w:val="001709AD"/>
    <w:rsid w:val="001709DB"/>
    <w:rsid w:val="00170A57"/>
    <w:rsid w:val="00170AB9"/>
    <w:rsid w:val="00170B08"/>
    <w:rsid w:val="00170CE1"/>
    <w:rsid w:val="00170D25"/>
    <w:rsid w:val="00170DED"/>
    <w:rsid w:val="00170E3D"/>
    <w:rsid w:val="00170E5A"/>
    <w:rsid w:val="00171CF7"/>
    <w:rsid w:val="00171E7C"/>
    <w:rsid w:val="00172295"/>
    <w:rsid w:val="001724F7"/>
    <w:rsid w:val="0017337A"/>
    <w:rsid w:val="00173AC4"/>
    <w:rsid w:val="00173AD2"/>
    <w:rsid w:val="00174178"/>
    <w:rsid w:val="00174944"/>
    <w:rsid w:val="001751A6"/>
    <w:rsid w:val="0017538A"/>
    <w:rsid w:val="00175422"/>
    <w:rsid w:val="0017567B"/>
    <w:rsid w:val="00175A32"/>
    <w:rsid w:val="001760EA"/>
    <w:rsid w:val="001763A6"/>
    <w:rsid w:val="001766DD"/>
    <w:rsid w:val="00176E78"/>
    <w:rsid w:val="00176EB4"/>
    <w:rsid w:val="00176FFA"/>
    <w:rsid w:val="001771B9"/>
    <w:rsid w:val="001772AC"/>
    <w:rsid w:val="0017735F"/>
    <w:rsid w:val="001773B6"/>
    <w:rsid w:val="00177A3A"/>
    <w:rsid w:val="00177FD4"/>
    <w:rsid w:val="00180553"/>
    <w:rsid w:val="00180581"/>
    <w:rsid w:val="001807A6"/>
    <w:rsid w:val="0018180B"/>
    <w:rsid w:val="00181A04"/>
    <w:rsid w:val="001823D2"/>
    <w:rsid w:val="001830C2"/>
    <w:rsid w:val="001834A1"/>
    <w:rsid w:val="001836E2"/>
    <w:rsid w:val="00183823"/>
    <w:rsid w:val="00183AE9"/>
    <w:rsid w:val="00183AF5"/>
    <w:rsid w:val="00183DFC"/>
    <w:rsid w:val="00183F8C"/>
    <w:rsid w:val="00184170"/>
    <w:rsid w:val="0018426E"/>
    <w:rsid w:val="00184366"/>
    <w:rsid w:val="001847A1"/>
    <w:rsid w:val="00184866"/>
    <w:rsid w:val="001857DE"/>
    <w:rsid w:val="00185803"/>
    <w:rsid w:val="001858C0"/>
    <w:rsid w:val="001859E4"/>
    <w:rsid w:val="00185B40"/>
    <w:rsid w:val="0018622E"/>
    <w:rsid w:val="00186246"/>
    <w:rsid w:val="0018649E"/>
    <w:rsid w:val="0018650D"/>
    <w:rsid w:val="00186833"/>
    <w:rsid w:val="00186B40"/>
    <w:rsid w:val="0018733C"/>
    <w:rsid w:val="00187414"/>
    <w:rsid w:val="001875F8"/>
    <w:rsid w:val="00187A63"/>
    <w:rsid w:val="00187E2C"/>
    <w:rsid w:val="00187F7D"/>
    <w:rsid w:val="00190082"/>
    <w:rsid w:val="001907DC"/>
    <w:rsid w:val="00190FCA"/>
    <w:rsid w:val="00192314"/>
    <w:rsid w:val="00192EF5"/>
    <w:rsid w:val="0019353E"/>
    <w:rsid w:val="00193770"/>
    <w:rsid w:val="00193C4B"/>
    <w:rsid w:val="00193C72"/>
    <w:rsid w:val="00194377"/>
    <w:rsid w:val="00194552"/>
    <w:rsid w:val="00194A56"/>
    <w:rsid w:val="00194CD9"/>
    <w:rsid w:val="00194F44"/>
    <w:rsid w:val="0019520D"/>
    <w:rsid w:val="00195402"/>
    <w:rsid w:val="0019542B"/>
    <w:rsid w:val="00195DF8"/>
    <w:rsid w:val="0019643B"/>
    <w:rsid w:val="001964E8"/>
    <w:rsid w:val="001967F7"/>
    <w:rsid w:val="0019684A"/>
    <w:rsid w:val="001971C2"/>
    <w:rsid w:val="0019798C"/>
    <w:rsid w:val="00197DD9"/>
    <w:rsid w:val="00197EC9"/>
    <w:rsid w:val="00197FCC"/>
    <w:rsid w:val="001A0196"/>
    <w:rsid w:val="001A0479"/>
    <w:rsid w:val="001A0577"/>
    <w:rsid w:val="001A0F97"/>
    <w:rsid w:val="001A0FB3"/>
    <w:rsid w:val="001A15CF"/>
    <w:rsid w:val="001A1676"/>
    <w:rsid w:val="001A1977"/>
    <w:rsid w:val="001A1A37"/>
    <w:rsid w:val="001A1E21"/>
    <w:rsid w:val="001A1E2D"/>
    <w:rsid w:val="001A1FF8"/>
    <w:rsid w:val="001A228A"/>
    <w:rsid w:val="001A22AF"/>
    <w:rsid w:val="001A27C3"/>
    <w:rsid w:val="001A2C47"/>
    <w:rsid w:val="001A2E55"/>
    <w:rsid w:val="001A2ED0"/>
    <w:rsid w:val="001A2EDD"/>
    <w:rsid w:val="001A2F22"/>
    <w:rsid w:val="001A302D"/>
    <w:rsid w:val="001A332D"/>
    <w:rsid w:val="001A34BA"/>
    <w:rsid w:val="001A3599"/>
    <w:rsid w:val="001A3AAD"/>
    <w:rsid w:val="001A40AC"/>
    <w:rsid w:val="001A41BC"/>
    <w:rsid w:val="001A4686"/>
    <w:rsid w:val="001A4FAA"/>
    <w:rsid w:val="001A5086"/>
    <w:rsid w:val="001A51F1"/>
    <w:rsid w:val="001A5276"/>
    <w:rsid w:val="001A52A8"/>
    <w:rsid w:val="001A5323"/>
    <w:rsid w:val="001A53D6"/>
    <w:rsid w:val="001A545C"/>
    <w:rsid w:val="001A54FB"/>
    <w:rsid w:val="001A5524"/>
    <w:rsid w:val="001A5804"/>
    <w:rsid w:val="001A5A5D"/>
    <w:rsid w:val="001A5BD9"/>
    <w:rsid w:val="001A5E48"/>
    <w:rsid w:val="001A6E36"/>
    <w:rsid w:val="001A7091"/>
    <w:rsid w:val="001A740B"/>
    <w:rsid w:val="001A7695"/>
    <w:rsid w:val="001A799D"/>
    <w:rsid w:val="001A7B71"/>
    <w:rsid w:val="001A7C6F"/>
    <w:rsid w:val="001A7D2E"/>
    <w:rsid w:val="001B0A14"/>
    <w:rsid w:val="001B0EBB"/>
    <w:rsid w:val="001B15E2"/>
    <w:rsid w:val="001B160E"/>
    <w:rsid w:val="001B1B91"/>
    <w:rsid w:val="001B27A2"/>
    <w:rsid w:val="001B2AF7"/>
    <w:rsid w:val="001B2CEB"/>
    <w:rsid w:val="001B2F51"/>
    <w:rsid w:val="001B33A8"/>
    <w:rsid w:val="001B33CF"/>
    <w:rsid w:val="001B3949"/>
    <w:rsid w:val="001B49B7"/>
    <w:rsid w:val="001B4ABE"/>
    <w:rsid w:val="001B4E1B"/>
    <w:rsid w:val="001B50CC"/>
    <w:rsid w:val="001B5465"/>
    <w:rsid w:val="001B55E1"/>
    <w:rsid w:val="001B5B7A"/>
    <w:rsid w:val="001B6075"/>
    <w:rsid w:val="001B6123"/>
    <w:rsid w:val="001B646D"/>
    <w:rsid w:val="001B6B45"/>
    <w:rsid w:val="001B6C34"/>
    <w:rsid w:val="001B6E97"/>
    <w:rsid w:val="001B7115"/>
    <w:rsid w:val="001B7344"/>
    <w:rsid w:val="001B74C5"/>
    <w:rsid w:val="001B7614"/>
    <w:rsid w:val="001B7894"/>
    <w:rsid w:val="001B7A88"/>
    <w:rsid w:val="001C00F5"/>
    <w:rsid w:val="001C0174"/>
    <w:rsid w:val="001C01CC"/>
    <w:rsid w:val="001C0B84"/>
    <w:rsid w:val="001C0DAA"/>
    <w:rsid w:val="001C1974"/>
    <w:rsid w:val="001C1BE9"/>
    <w:rsid w:val="001C23BB"/>
    <w:rsid w:val="001C252D"/>
    <w:rsid w:val="001C3550"/>
    <w:rsid w:val="001C3D82"/>
    <w:rsid w:val="001C3EF8"/>
    <w:rsid w:val="001C3F6F"/>
    <w:rsid w:val="001C4229"/>
    <w:rsid w:val="001C431D"/>
    <w:rsid w:val="001C44E0"/>
    <w:rsid w:val="001C470D"/>
    <w:rsid w:val="001C4A0B"/>
    <w:rsid w:val="001C4A53"/>
    <w:rsid w:val="001C4C20"/>
    <w:rsid w:val="001C4CF5"/>
    <w:rsid w:val="001C4D9B"/>
    <w:rsid w:val="001C4F6A"/>
    <w:rsid w:val="001C508B"/>
    <w:rsid w:val="001C577F"/>
    <w:rsid w:val="001C58E2"/>
    <w:rsid w:val="001C5902"/>
    <w:rsid w:val="001C5A73"/>
    <w:rsid w:val="001C5BA1"/>
    <w:rsid w:val="001C66FB"/>
    <w:rsid w:val="001C6849"/>
    <w:rsid w:val="001C6892"/>
    <w:rsid w:val="001C689A"/>
    <w:rsid w:val="001C6B0E"/>
    <w:rsid w:val="001C6B5E"/>
    <w:rsid w:val="001C7464"/>
    <w:rsid w:val="001C7530"/>
    <w:rsid w:val="001C7774"/>
    <w:rsid w:val="001C78DB"/>
    <w:rsid w:val="001C798E"/>
    <w:rsid w:val="001D0280"/>
    <w:rsid w:val="001D0306"/>
    <w:rsid w:val="001D1109"/>
    <w:rsid w:val="001D1118"/>
    <w:rsid w:val="001D16DA"/>
    <w:rsid w:val="001D17B4"/>
    <w:rsid w:val="001D1CD9"/>
    <w:rsid w:val="001D2E00"/>
    <w:rsid w:val="001D2F03"/>
    <w:rsid w:val="001D3581"/>
    <w:rsid w:val="001D3747"/>
    <w:rsid w:val="001D3753"/>
    <w:rsid w:val="001D3908"/>
    <w:rsid w:val="001D394D"/>
    <w:rsid w:val="001D3CBA"/>
    <w:rsid w:val="001D3F7C"/>
    <w:rsid w:val="001D4287"/>
    <w:rsid w:val="001D4B6B"/>
    <w:rsid w:val="001D4BE4"/>
    <w:rsid w:val="001D4BED"/>
    <w:rsid w:val="001D4CA4"/>
    <w:rsid w:val="001D4E38"/>
    <w:rsid w:val="001D510E"/>
    <w:rsid w:val="001D5719"/>
    <w:rsid w:val="001D5AFE"/>
    <w:rsid w:val="001D60B6"/>
    <w:rsid w:val="001D60FE"/>
    <w:rsid w:val="001D6298"/>
    <w:rsid w:val="001D693B"/>
    <w:rsid w:val="001D6C61"/>
    <w:rsid w:val="001D6CAC"/>
    <w:rsid w:val="001D6CF3"/>
    <w:rsid w:val="001D6D57"/>
    <w:rsid w:val="001D7047"/>
    <w:rsid w:val="001D7052"/>
    <w:rsid w:val="001D733F"/>
    <w:rsid w:val="001D7DED"/>
    <w:rsid w:val="001D7FCB"/>
    <w:rsid w:val="001E0486"/>
    <w:rsid w:val="001E05B0"/>
    <w:rsid w:val="001E0998"/>
    <w:rsid w:val="001E1024"/>
    <w:rsid w:val="001E12CF"/>
    <w:rsid w:val="001E1ACC"/>
    <w:rsid w:val="001E1F31"/>
    <w:rsid w:val="001E1FB2"/>
    <w:rsid w:val="001E22CA"/>
    <w:rsid w:val="001E2333"/>
    <w:rsid w:val="001E26F4"/>
    <w:rsid w:val="001E312B"/>
    <w:rsid w:val="001E316F"/>
    <w:rsid w:val="001E325B"/>
    <w:rsid w:val="001E4249"/>
    <w:rsid w:val="001E447F"/>
    <w:rsid w:val="001E44FA"/>
    <w:rsid w:val="001E4540"/>
    <w:rsid w:val="001E480D"/>
    <w:rsid w:val="001E497D"/>
    <w:rsid w:val="001E4FA6"/>
    <w:rsid w:val="001E51B2"/>
    <w:rsid w:val="001E55D0"/>
    <w:rsid w:val="001E5969"/>
    <w:rsid w:val="001E59D8"/>
    <w:rsid w:val="001E5D36"/>
    <w:rsid w:val="001E5E0C"/>
    <w:rsid w:val="001E6036"/>
    <w:rsid w:val="001E607B"/>
    <w:rsid w:val="001E61B3"/>
    <w:rsid w:val="001E63CE"/>
    <w:rsid w:val="001E6698"/>
    <w:rsid w:val="001E6789"/>
    <w:rsid w:val="001E67B4"/>
    <w:rsid w:val="001E6F09"/>
    <w:rsid w:val="001E7693"/>
    <w:rsid w:val="001E7786"/>
    <w:rsid w:val="001E78BF"/>
    <w:rsid w:val="001F03E7"/>
    <w:rsid w:val="001F0A33"/>
    <w:rsid w:val="001F0A99"/>
    <w:rsid w:val="001F0C29"/>
    <w:rsid w:val="001F1364"/>
    <w:rsid w:val="001F187E"/>
    <w:rsid w:val="001F196B"/>
    <w:rsid w:val="001F1B8B"/>
    <w:rsid w:val="001F1F78"/>
    <w:rsid w:val="001F2260"/>
    <w:rsid w:val="001F2717"/>
    <w:rsid w:val="001F2836"/>
    <w:rsid w:val="001F291A"/>
    <w:rsid w:val="001F2BF1"/>
    <w:rsid w:val="001F2DD0"/>
    <w:rsid w:val="001F3424"/>
    <w:rsid w:val="001F34E0"/>
    <w:rsid w:val="001F388C"/>
    <w:rsid w:val="001F3B8F"/>
    <w:rsid w:val="001F3D03"/>
    <w:rsid w:val="001F4193"/>
    <w:rsid w:val="001F4226"/>
    <w:rsid w:val="001F44F9"/>
    <w:rsid w:val="001F4AD9"/>
    <w:rsid w:val="001F50DD"/>
    <w:rsid w:val="001F51FE"/>
    <w:rsid w:val="001F5635"/>
    <w:rsid w:val="001F5D5F"/>
    <w:rsid w:val="001F5EF2"/>
    <w:rsid w:val="001F6344"/>
    <w:rsid w:val="001F6BD4"/>
    <w:rsid w:val="001F6CFB"/>
    <w:rsid w:val="001F714F"/>
    <w:rsid w:val="001F715E"/>
    <w:rsid w:val="001F71F3"/>
    <w:rsid w:val="001F741E"/>
    <w:rsid w:val="001F76BB"/>
    <w:rsid w:val="001F77BA"/>
    <w:rsid w:val="001F794A"/>
    <w:rsid w:val="001F7E4F"/>
    <w:rsid w:val="00200203"/>
    <w:rsid w:val="00200BE5"/>
    <w:rsid w:val="00200FFC"/>
    <w:rsid w:val="002015B6"/>
    <w:rsid w:val="00201BBA"/>
    <w:rsid w:val="00201E50"/>
    <w:rsid w:val="00202173"/>
    <w:rsid w:val="002025DE"/>
    <w:rsid w:val="0020282F"/>
    <w:rsid w:val="0020296B"/>
    <w:rsid w:val="0020302B"/>
    <w:rsid w:val="002034AC"/>
    <w:rsid w:val="002035C1"/>
    <w:rsid w:val="00203B9B"/>
    <w:rsid w:val="00203EC1"/>
    <w:rsid w:val="00204187"/>
    <w:rsid w:val="002043BB"/>
    <w:rsid w:val="00204786"/>
    <w:rsid w:val="002049FA"/>
    <w:rsid w:val="00204D47"/>
    <w:rsid w:val="0020500A"/>
    <w:rsid w:val="002055AC"/>
    <w:rsid w:val="0020575D"/>
    <w:rsid w:val="00205882"/>
    <w:rsid w:val="0020590A"/>
    <w:rsid w:val="00205F41"/>
    <w:rsid w:val="00206158"/>
    <w:rsid w:val="00206200"/>
    <w:rsid w:val="002063FF"/>
    <w:rsid w:val="002067DC"/>
    <w:rsid w:val="00207C49"/>
    <w:rsid w:val="00210800"/>
    <w:rsid w:val="00210936"/>
    <w:rsid w:val="00211206"/>
    <w:rsid w:val="00211515"/>
    <w:rsid w:val="002116A6"/>
    <w:rsid w:val="00211925"/>
    <w:rsid w:val="00212267"/>
    <w:rsid w:val="0021241A"/>
    <w:rsid w:val="00212CE5"/>
    <w:rsid w:val="00212DEF"/>
    <w:rsid w:val="00212E37"/>
    <w:rsid w:val="00213299"/>
    <w:rsid w:val="00213482"/>
    <w:rsid w:val="00213489"/>
    <w:rsid w:val="002136A6"/>
    <w:rsid w:val="0021370B"/>
    <w:rsid w:val="00213B76"/>
    <w:rsid w:val="00213C84"/>
    <w:rsid w:val="00213F00"/>
    <w:rsid w:val="00213F8B"/>
    <w:rsid w:val="00214331"/>
    <w:rsid w:val="00214650"/>
    <w:rsid w:val="002148EE"/>
    <w:rsid w:val="00215009"/>
    <w:rsid w:val="00215108"/>
    <w:rsid w:val="002151AB"/>
    <w:rsid w:val="002157A5"/>
    <w:rsid w:val="0021616A"/>
    <w:rsid w:val="0021619B"/>
    <w:rsid w:val="002161AC"/>
    <w:rsid w:val="002161CB"/>
    <w:rsid w:val="002162F2"/>
    <w:rsid w:val="00216736"/>
    <w:rsid w:val="00216C9A"/>
    <w:rsid w:val="002174E3"/>
    <w:rsid w:val="00217512"/>
    <w:rsid w:val="00220414"/>
    <w:rsid w:val="00220766"/>
    <w:rsid w:val="00220BE6"/>
    <w:rsid w:val="00220CD6"/>
    <w:rsid w:val="00221115"/>
    <w:rsid w:val="00221176"/>
    <w:rsid w:val="002215D9"/>
    <w:rsid w:val="002219B4"/>
    <w:rsid w:val="002224CC"/>
    <w:rsid w:val="0022269D"/>
    <w:rsid w:val="00222A8C"/>
    <w:rsid w:val="00222F0C"/>
    <w:rsid w:val="0022302F"/>
    <w:rsid w:val="00223214"/>
    <w:rsid w:val="00223629"/>
    <w:rsid w:val="0022379C"/>
    <w:rsid w:val="00223E5D"/>
    <w:rsid w:val="00224430"/>
    <w:rsid w:val="00224ADD"/>
    <w:rsid w:val="00224CF6"/>
    <w:rsid w:val="00224F07"/>
    <w:rsid w:val="00224FC3"/>
    <w:rsid w:val="002258C4"/>
    <w:rsid w:val="00225C04"/>
    <w:rsid w:val="00225E91"/>
    <w:rsid w:val="00226091"/>
    <w:rsid w:val="00226F41"/>
    <w:rsid w:val="002272FC"/>
    <w:rsid w:val="00227984"/>
    <w:rsid w:val="00227BE6"/>
    <w:rsid w:val="002301C8"/>
    <w:rsid w:val="0023057F"/>
    <w:rsid w:val="00230601"/>
    <w:rsid w:val="00230678"/>
    <w:rsid w:val="00230B1B"/>
    <w:rsid w:val="00230D9A"/>
    <w:rsid w:val="00230DDF"/>
    <w:rsid w:val="00230E7F"/>
    <w:rsid w:val="00230EAA"/>
    <w:rsid w:val="00231037"/>
    <w:rsid w:val="0023177E"/>
    <w:rsid w:val="0023186D"/>
    <w:rsid w:val="00231886"/>
    <w:rsid w:val="002318E2"/>
    <w:rsid w:val="00231A3D"/>
    <w:rsid w:val="00231A98"/>
    <w:rsid w:val="00231B73"/>
    <w:rsid w:val="00231CB6"/>
    <w:rsid w:val="0023205C"/>
    <w:rsid w:val="002324B7"/>
    <w:rsid w:val="00232592"/>
    <w:rsid w:val="00232CC8"/>
    <w:rsid w:val="0023310A"/>
    <w:rsid w:val="00233E54"/>
    <w:rsid w:val="002342CF"/>
    <w:rsid w:val="00234873"/>
    <w:rsid w:val="00234C85"/>
    <w:rsid w:val="00236383"/>
    <w:rsid w:val="002364A8"/>
    <w:rsid w:val="002367ED"/>
    <w:rsid w:val="002367F7"/>
    <w:rsid w:val="00236BC5"/>
    <w:rsid w:val="00236ED7"/>
    <w:rsid w:val="002377A9"/>
    <w:rsid w:val="00237CBB"/>
    <w:rsid w:val="00237E17"/>
    <w:rsid w:val="00237EA1"/>
    <w:rsid w:val="00240B85"/>
    <w:rsid w:val="00240F0E"/>
    <w:rsid w:val="002414BF"/>
    <w:rsid w:val="002415B3"/>
    <w:rsid w:val="0024163D"/>
    <w:rsid w:val="0024189D"/>
    <w:rsid w:val="00241D17"/>
    <w:rsid w:val="00242049"/>
    <w:rsid w:val="00242564"/>
    <w:rsid w:val="0024297E"/>
    <w:rsid w:val="00242B02"/>
    <w:rsid w:val="00242BE9"/>
    <w:rsid w:val="00243007"/>
    <w:rsid w:val="002430F8"/>
    <w:rsid w:val="0024313D"/>
    <w:rsid w:val="00243393"/>
    <w:rsid w:val="0024340C"/>
    <w:rsid w:val="002435A1"/>
    <w:rsid w:val="002437D4"/>
    <w:rsid w:val="00244036"/>
    <w:rsid w:val="0024435F"/>
    <w:rsid w:val="00244541"/>
    <w:rsid w:val="002449C0"/>
    <w:rsid w:val="00244A6D"/>
    <w:rsid w:val="00244EAC"/>
    <w:rsid w:val="00244FF7"/>
    <w:rsid w:val="00245390"/>
    <w:rsid w:val="0024600D"/>
    <w:rsid w:val="002461B9"/>
    <w:rsid w:val="0024679B"/>
    <w:rsid w:val="00246C76"/>
    <w:rsid w:val="00246FD4"/>
    <w:rsid w:val="00246FDA"/>
    <w:rsid w:val="00247590"/>
    <w:rsid w:val="00247CA9"/>
    <w:rsid w:val="002500C6"/>
    <w:rsid w:val="00250177"/>
    <w:rsid w:val="00250A6B"/>
    <w:rsid w:val="00251243"/>
    <w:rsid w:val="00251378"/>
    <w:rsid w:val="0025176F"/>
    <w:rsid w:val="00251F65"/>
    <w:rsid w:val="00251F7C"/>
    <w:rsid w:val="00251FFA"/>
    <w:rsid w:val="002526F2"/>
    <w:rsid w:val="002528D5"/>
    <w:rsid w:val="002529D6"/>
    <w:rsid w:val="002535ED"/>
    <w:rsid w:val="002538B8"/>
    <w:rsid w:val="0025390E"/>
    <w:rsid w:val="00253B4D"/>
    <w:rsid w:val="00253CCC"/>
    <w:rsid w:val="00254084"/>
    <w:rsid w:val="002544C2"/>
    <w:rsid w:val="00254990"/>
    <w:rsid w:val="002549AB"/>
    <w:rsid w:val="00254A3F"/>
    <w:rsid w:val="00254AEC"/>
    <w:rsid w:val="00254DD6"/>
    <w:rsid w:val="002551B1"/>
    <w:rsid w:val="002551E2"/>
    <w:rsid w:val="002551F2"/>
    <w:rsid w:val="002558FD"/>
    <w:rsid w:val="00255A26"/>
    <w:rsid w:val="00255C95"/>
    <w:rsid w:val="00255E49"/>
    <w:rsid w:val="002565EB"/>
    <w:rsid w:val="00256EFB"/>
    <w:rsid w:val="002573BA"/>
    <w:rsid w:val="002574A3"/>
    <w:rsid w:val="0025766C"/>
    <w:rsid w:val="00257AF1"/>
    <w:rsid w:val="002601D5"/>
    <w:rsid w:val="002601E4"/>
    <w:rsid w:val="0026088C"/>
    <w:rsid w:val="0026092C"/>
    <w:rsid w:val="00260BC5"/>
    <w:rsid w:val="00260D9D"/>
    <w:rsid w:val="002610BC"/>
    <w:rsid w:val="0026122E"/>
    <w:rsid w:val="002617D1"/>
    <w:rsid w:val="0026191C"/>
    <w:rsid w:val="002619B0"/>
    <w:rsid w:val="00262A2B"/>
    <w:rsid w:val="00262D10"/>
    <w:rsid w:val="0026375A"/>
    <w:rsid w:val="00264281"/>
    <w:rsid w:val="002645DB"/>
    <w:rsid w:val="002649A7"/>
    <w:rsid w:val="00264C02"/>
    <w:rsid w:val="00264F73"/>
    <w:rsid w:val="00264FE8"/>
    <w:rsid w:val="00265A19"/>
    <w:rsid w:val="00265A27"/>
    <w:rsid w:val="00265C54"/>
    <w:rsid w:val="00265D6D"/>
    <w:rsid w:val="002661DC"/>
    <w:rsid w:val="00266830"/>
    <w:rsid w:val="002668C2"/>
    <w:rsid w:val="002668CD"/>
    <w:rsid w:val="00266AFF"/>
    <w:rsid w:val="00266BBF"/>
    <w:rsid w:val="00266EA9"/>
    <w:rsid w:val="00266F51"/>
    <w:rsid w:val="0026736C"/>
    <w:rsid w:val="002676D0"/>
    <w:rsid w:val="00267E4C"/>
    <w:rsid w:val="00270040"/>
    <w:rsid w:val="00270176"/>
    <w:rsid w:val="002701F0"/>
    <w:rsid w:val="0027032B"/>
    <w:rsid w:val="002705A7"/>
    <w:rsid w:val="0027072B"/>
    <w:rsid w:val="00270B46"/>
    <w:rsid w:val="00271649"/>
    <w:rsid w:val="00271719"/>
    <w:rsid w:val="00271BF9"/>
    <w:rsid w:val="00272C44"/>
    <w:rsid w:val="00272CFB"/>
    <w:rsid w:val="00272D51"/>
    <w:rsid w:val="002733A1"/>
    <w:rsid w:val="0027362A"/>
    <w:rsid w:val="002737C7"/>
    <w:rsid w:val="00273BDA"/>
    <w:rsid w:val="00273CAD"/>
    <w:rsid w:val="00273FF9"/>
    <w:rsid w:val="0027431D"/>
    <w:rsid w:val="002744A1"/>
    <w:rsid w:val="0027455B"/>
    <w:rsid w:val="00274CA7"/>
    <w:rsid w:val="00274D2A"/>
    <w:rsid w:val="00275034"/>
    <w:rsid w:val="002754D8"/>
    <w:rsid w:val="00275AD1"/>
    <w:rsid w:val="00275C79"/>
    <w:rsid w:val="00275D9C"/>
    <w:rsid w:val="00276138"/>
    <w:rsid w:val="002766BB"/>
    <w:rsid w:val="0027670D"/>
    <w:rsid w:val="00276A93"/>
    <w:rsid w:val="00276C21"/>
    <w:rsid w:val="00276EF3"/>
    <w:rsid w:val="0027710E"/>
    <w:rsid w:val="002772C6"/>
    <w:rsid w:val="00277401"/>
    <w:rsid w:val="0027769E"/>
    <w:rsid w:val="00277741"/>
    <w:rsid w:val="00277A1F"/>
    <w:rsid w:val="00277F4E"/>
    <w:rsid w:val="0028018C"/>
    <w:rsid w:val="002806AB"/>
    <w:rsid w:val="00280AC2"/>
    <w:rsid w:val="00280BF3"/>
    <w:rsid w:val="0028101F"/>
    <w:rsid w:val="00281025"/>
    <w:rsid w:val="00281325"/>
    <w:rsid w:val="002813AF"/>
    <w:rsid w:val="0028146E"/>
    <w:rsid w:val="00281AC5"/>
    <w:rsid w:val="002822AB"/>
    <w:rsid w:val="002823B2"/>
    <w:rsid w:val="002827AF"/>
    <w:rsid w:val="00282DDB"/>
    <w:rsid w:val="00283CC0"/>
    <w:rsid w:val="00283FEA"/>
    <w:rsid w:val="002842B6"/>
    <w:rsid w:val="00284AA4"/>
    <w:rsid w:val="002851BC"/>
    <w:rsid w:val="002852FC"/>
    <w:rsid w:val="00285489"/>
    <w:rsid w:val="00285587"/>
    <w:rsid w:val="002856BF"/>
    <w:rsid w:val="0028577C"/>
    <w:rsid w:val="00286127"/>
    <w:rsid w:val="00286189"/>
    <w:rsid w:val="00286436"/>
    <w:rsid w:val="00286488"/>
    <w:rsid w:val="00286B82"/>
    <w:rsid w:val="002871BC"/>
    <w:rsid w:val="002872FD"/>
    <w:rsid w:val="00287689"/>
    <w:rsid w:val="0028771B"/>
    <w:rsid w:val="0028780F"/>
    <w:rsid w:val="00287928"/>
    <w:rsid w:val="00290009"/>
    <w:rsid w:val="00290082"/>
    <w:rsid w:val="0029016F"/>
    <w:rsid w:val="00290383"/>
    <w:rsid w:val="002903E5"/>
    <w:rsid w:val="0029089A"/>
    <w:rsid w:val="0029105E"/>
    <w:rsid w:val="00291108"/>
    <w:rsid w:val="00291114"/>
    <w:rsid w:val="002916E4"/>
    <w:rsid w:val="002917D1"/>
    <w:rsid w:val="00291D27"/>
    <w:rsid w:val="002924AE"/>
    <w:rsid w:val="002926DD"/>
    <w:rsid w:val="00292855"/>
    <w:rsid w:val="00292B92"/>
    <w:rsid w:val="00292F59"/>
    <w:rsid w:val="002936DC"/>
    <w:rsid w:val="00294134"/>
    <w:rsid w:val="002941A4"/>
    <w:rsid w:val="002941E1"/>
    <w:rsid w:val="00294436"/>
    <w:rsid w:val="002948C5"/>
    <w:rsid w:val="00294EA9"/>
    <w:rsid w:val="00294F7C"/>
    <w:rsid w:val="00295061"/>
    <w:rsid w:val="002950F9"/>
    <w:rsid w:val="002957DD"/>
    <w:rsid w:val="002958B1"/>
    <w:rsid w:val="00295AB6"/>
    <w:rsid w:val="00295C33"/>
    <w:rsid w:val="00295CA2"/>
    <w:rsid w:val="00295CB7"/>
    <w:rsid w:val="0029618A"/>
    <w:rsid w:val="00296399"/>
    <w:rsid w:val="002965BB"/>
    <w:rsid w:val="002967D9"/>
    <w:rsid w:val="0029682C"/>
    <w:rsid w:val="0029728F"/>
    <w:rsid w:val="00297827"/>
    <w:rsid w:val="0029797A"/>
    <w:rsid w:val="00297B9D"/>
    <w:rsid w:val="00297DE2"/>
    <w:rsid w:val="002A00CF"/>
    <w:rsid w:val="002A02C7"/>
    <w:rsid w:val="002A035E"/>
    <w:rsid w:val="002A039A"/>
    <w:rsid w:val="002A04EC"/>
    <w:rsid w:val="002A08C2"/>
    <w:rsid w:val="002A0917"/>
    <w:rsid w:val="002A0DE8"/>
    <w:rsid w:val="002A0FA5"/>
    <w:rsid w:val="002A1046"/>
    <w:rsid w:val="002A1099"/>
    <w:rsid w:val="002A1F92"/>
    <w:rsid w:val="002A2000"/>
    <w:rsid w:val="002A2064"/>
    <w:rsid w:val="002A25C8"/>
    <w:rsid w:val="002A25DC"/>
    <w:rsid w:val="002A3370"/>
    <w:rsid w:val="002A36CB"/>
    <w:rsid w:val="002A4383"/>
    <w:rsid w:val="002A489E"/>
    <w:rsid w:val="002A4BBB"/>
    <w:rsid w:val="002A4EFB"/>
    <w:rsid w:val="002A4F54"/>
    <w:rsid w:val="002A53BA"/>
    <w:rsid w:val="002A54B2"/>
    <w:rsid w:val="002A556C"/>
    <w:rsid w:val="002A5C18"/>
    <w:rsid w:val="002A5E9A"/>
    <w:rsid w:val="002A60EF"/>
    <w:rsid w:val="002A6190"/>
    <w:rsid w:val="002A64EF"/>
    <w:rsid w:val="002A66F7"/>
    <w:rsid w:val="002A6C76"/>
    <w:rsid w:val="002A7312"/>
    <w:rsid w:val="002A7871"/>
    <w:rsid w:val="002A7E2E"/>
    <w:rsid w:val="002A7EA1"/>
    <w:rsid w:val="002B00BD"/>
    <w:rsid w:val="002B0740"/>
    <w:rsid w:val="002B0DAD"/>
    <w:rsid w:val="002B0EC0"/>
    <w:rsid w:val="002B147D"/>
    <w:rsid w:val="002B1B25"/>
    <w:rsid w:val="002B1B6E"/>
    <w:rsid w:val="002B1C5A"/>
    <w:rsid w:val="002B1DEB"/>
    <w:rsid w:val="002B2061"/>
    <w:rsid w:val="002B2D94"/>
    <w:rsid w:val="002B2E66"/>
    <w:rsid w:val="002B3123"/>
    <w:rsid w:val="002B331D"/>
    <w:rsid w:val="002B3440"/>
    <w:rsid w:val="002B3A81"/>
    <w:rsid w:val="002B431A"/>
    <w:rsid w:val="002B46EE"/>
    <w:rsid w:val="002B479C"/>
    <w:rsid w:val="002B48EB"/>
    <w:rsid w:val="002B4BEC"/>
    <w:rsid w:val="002B545E"/>
    <w:rsid w:val="002B585D"/>
    <w:rsid w:val="002B5882"/>
    <w:rsid w:val="002B5912"/>
    <w:rsid w:val="002B5BD2"/>
    <w:rsid w:val="002B5D54"/>
    <w:rsid w:val="002B6AE8"/>
    <w:rsid w:val="002B6D47"/>
    <w:rsid w:val="002B726B"/>
    <w:rsid w:val="002B7F6C"/>
    <w:rsid w:val="002C0041"/>
    <w:rsid w:val="002C0355"/>
    <w:rsid w:val="002C0614"/>
    <w:rsid w:val="002C109D"/>
    <w:rsid w:val="002C10FB"/>
    <w:rsid w:val="002C12A3"/>
    <w:rsid w:val="002C1685"/>
    <w:rsid w:val="002C1B5E"/>
    <w:rsid w:val="002C1C6F"/>
    <w:rsid w:val="002C1F4D"/>
    <w:rsid w:val="002C2060"/>
    <w:rsid w:val="002C2CE8"/>
    <w:rsid w:val="002C37C2"/>
    <w:rsid w:val="002C383C"/>
    <w:rsid w:val="002C3860"/>
    <w:rsid w:val="002C3BE0"/>
    <w:rsid w:val="002C3DE1"/>
    <w:rsid w:val="002C3EF9"/>
    <w:rsid w:val="002C412F"/>
    <w:rsid w:val="002C4216"/>
    <w:rsid w:val="002C4241"/>
    <w:rsid w:val="002C4834"/>
    <w:rsid w:val="002C4993"/>
    <w:rsid w:val="002C4CD8"/>
    <w:rsid w:val="002C5471"/>
    <w:rsid w:val="002C59E4"/>
    <w:rsid w:val="002C5D1A"/>
    <w:rsid w:val="002C5E06"/>
    <w:rsid w:val="002C6005"/>
    <w:rsid w:val="002C60F6"/>
    <w:rsid w:val="002C61EF"/>
    <w:rsid w:val="002C6235"/>
    <w:rsid w:val="002C65D9"/>
    <w:rsid w:val="002C6809"/>
    <w:rsid w:val="002C697B"/>
    <w:rsid w:val="002C6C53"/>
    <w:rsid w:val="002C715E"/>
    <w:rsid w:val="002C76F3"/>
    <w:rsid w:val="002C7954"/>
    <w:rsid w:val="002C7C51"/>
    <w:rsid w:val="002D00F2"/>
    <w:rsid w:val="002D02DF"/>
    <w:rsid w:val="002D0588"/>
    <w:rsid w:val="002D0651"/>
    <w:rsid w:val="002D0909"/>
    <w:rsid w:val="002D0A93"/>
    <w:rsid w:val="002D0D91"/>
    <w:rsid w:val="002D0DDB"/>
    <w:rsid w:val="002D1A24"/>
    <w:rsid w:val="002D1A7F"/>
    <w:rsid w:val="002D1A8F"/>
    <w:rsid w:val="002D1CF2"/>
    <w:rsid w:val="002D1F07"/>
    <w:rsid w:val="002D25A6"/>
    <w:rsid w:val="002D2D5C"/>
    <w:rsid w:val="002D2D7F"/>
    <w:rsid w:val="002D2FA7"/>
    <w:rsid w:val="002D356D"/>
    <w:rsid w:val="002D3CA3"/>
    <w:rsid w:val="002D44C4"/>
    <w:rsid w:val="002D45A8"/>
    <w:rsid w:val="002D471E"/>
    <w:rsid w:val="002D4C56"/>
    <w:rsid w:val="002D520E"/>
    <w:rsid w:val="002D53B7"/>
    <w:rsid w:val="002D57C0"/>
    <w:rsid w:val="002D5AB3"/>
    <w:rsid w:val="002D5B96"/>
    <w:rsid w:val="002D5D3F"/>
    <w:rsid w:val="002D5DA2"/>
    <w:rsid w:val="002D5EF0"/>
    <w:rsid w:val="002D6200"/>
    <w:rsid w:val="002D685B"/>
    <w:rsid w:val="002D6DAB"/>
    <w:rsid w:val="002D706D"/>
    <w:rsid w:val="002D72F1"/>
    <w:rsid w:val="002D7BDF"/>
    <w:rsid w:val="002E0502"/>
    <w:rsid w:val="002E0716"/>
    <w:rsid w:val="002E0A93"/>
    <w:rsid w:val="002E1063"/>
    <w:rsid w:val="002E1260"/>
    <w:rsid w:val="002E152D"/>
    <w:rsid w:val="002E1994"/>
    <w:rsid w:val="002E1A87"/>
    <w:rsid w:val="002E2294"/>
    <w:rsid w:val="002E25A8"/>
    <w:rsid w:val="002E26C4"/>
    <w:rsid w:val="002E36D2"/>
    <w:rsid w:val="002E3BA0"/>
    <w:rsid w:val="002E3C8C"/>
    <w:rsid w:val="002E409D"/>
    <w:rsid w:val="002E4158"/>
    <w:rsid w:val="002E45E6"/>
    <w:rsid w:val="002E5900"/>
    <w:rsid w:val="002E5A01"/>
    <w:rsid w:val="002E5B26"/>
    <w:rsid w:val="002E6093"/>
    <w:rsid w:val="002E628C"/>
    <w:rsid w:val="002E7187"/>
    <w:rsid w:val="002E7202"/>
    <w:rsid w:val="002E7632"/>
    <w:rsid w:val="002E7C99"/>
    <w:rsid w:val="002F003E"/>
    <w:rsid w:val="002F0700"/>
    <w:rsid w:val="002F0744"/>
    <w:rsid w:val="002F0DDA"/>
    <w:rsid w:val="002F1152"/>
    <w:rsid w:val="002F13CC"/>
    <w:rsid w:val="002F14C9"/>
    <w:rsid w:val="002F166C"/>
    <w:rsid w:val="002F1785"/>
    <w:rsid w:val="002F1B12"/>
    <w:rsid w:val="002F1C5E"/>
    <w:rsid w:val="002F24AB"/>
    <w:rsid w:val="002F24B7"/>
    <w:rsid w:val="002F2506"/>
    <w:rsid w:val="002F2565"/>
    <w:rsid w:val="002F277B"/>
    <w:rsid w:val="002F2931"/>
    <w:rsid w:val="002F2B75"/>
    <w:rsid w:val="002F2D65"/>
    <w:rsid w:val="002F2E85"/>
    <w:rsid w:val="002F3589"/>
    <w:rsid w:val="002F3686"/>
    <w:rsid w:val="002F3845"/>
    <w:rsid w:val="002F3B63"/>
    <w:rsid w:val="002F3D27"/>
    <w:rsid w:val="002F3F4E"/>
    <w:rsid w:val="002F3FA4"/>
    <w:rsid w:val="002F46C0"/>
    <w:rsid w:val="002F49E1"/>
    <w:rsid w:val="002F4D9A"/>
    <w:rsid w:val="002F4FF9"/>
    <w:rsid w:val="002F526B"/>
    <w:rsid w:val="002F5344"/>
    <w:rsid w:val="002F5874"/>
    <w:rsid w:val="002F58EC"/>
    <w:rsid w:val="002F595B"/>
    <w:rsid w:val="002F5BF1"/>
    <w:rsid w:val="002F618F"/>
    <w:rsid w:val="002F6865"/>
    <w:rsid w:val="002F6B51"/>
    <w:rsid w:val="002F706E"/>
    <w:rsid w:val="002F714E"/>
    <w:rsid w:val="002F7724"/>
    <w:rsid w:val="00300354"/>
    <w:rsid w:val="003004A1"/>
    <w:rsid w:val="00300AEA"/>
    <w:rsid w:val="00300C01"/>
    <w:rsid w:val="00300D01"/>
    <w:rsid w:val="00300D22"/>
    <w:rsid w:val="00300FA7"/>
    <w:rsid w:val="003016D5"/>
    <w:rsid w:val="00301842"/>
    <w:rsid w:val="003018E7"/>
    <w:rsid w:val="0030194D"/>
    <w:rsid w:val="003023E7"/>
    <w:rsid w:val="00302428"/>
    <w:rsid w:val="0030252F"/>
    <w:rsid w:val="00303A69"/>
    <w:rsid w:val="00303ADC"/>
    <w:rsid w:val="00303B6C"/>
    <w:rsid w:val="00303FA4"/>
    <w:rsid w:val="00304084"/>
    <w:rsid w:val="003043C4"/>
    <w:rsid w:val="00304730"/>
    <w:rsid w:val="00304A78"/>
    <w:rsid w:val="00304D1F"/>
    <w:rsid w:val="00305082"/>
    <w:rsid w:val="00305173"/>
    <w:rsid w:val="003051F6"/>
    <w:rsid w:val="0030572B"/>
    <w:rsid w:val="00305765"/>
    <w:rsid w:val="003057D6"/>
    <w:rsid w:val="00305A4F"/>
    <w:rsid w:val="00305C92"/>
    <w:rsid w:val="00305D7D"/>
    <w:rsid w:val="00305DEE"/>
    <w:rsid w:val="00306665"/>
    <w:rsid w:val="003072F9"/>
    <w:rsid w:val="00307765"/>
    <w:rsid w:val="003078BA"/>
    <w:rsid w:val="003100B9"/>
    <w:rsid w:val="00310455"/>
    <w:rsid w:val="00310848"/>
    <w:rsid w:val="00310921"/>
    <w:rsid w:val="00310FCC"/>
    <w:rsid w:val="0031119D"/>
    <w:rsid w:val="003112A2"/>
    <w:rsid w:val="00311324"/>
    <w:rsid w:val="00311A2D"/>
    <w:rsid w:val="003120DE"/>
    <w:rsid w:val="00312303"/>
    <w:rsid w:val="00312680"/>
    <w:rsid w:val="00312802"/>
    <w:rsid w:val="00312C05"/>
    <w:rsid w:val="00313230"/>
    <w:rsid w:val="00313331"/>
    <w:rsid w:val="00313BA9"/>
    <w:rsid w:val="00313BDC"/>
    <w:rsid w:val="003145C6"/>
    <w:rsid w:val="003147EC"/>
    <w:rsid w:val="00315354"/>
    <w:rsid w:val="0031570C"/>
    <w:rsid w:val="00315850"/>
    <w:rsid w:val="0031596A"/>
    <w:rsid w:val="00315C58"/>
    <w:rsid w:val="0031607D"/>
    <w:rsid w:val="00316157"/>
    <w:rsid w:val="00316388"/>
    <w:rsid w:val="0031651E"/>
    <w:rsid w:val="00316817"/>
    <w:rsid w:val="00316AC0"/>
    <w:rsid w:val="00317662"/>
    <w:rsid w:val="003176C0"/>
    <w:rsid w:val="00317705"/>
    <w:rsid w:val="003177A4"/>
    <w:rsid w:val="00317D60"/>
    <w:rsid w:val="00320500"/>
    <w:rsid w:val="00320705"/>
    <w:rsid w:val="00320E61"/>
    <w:rsid w:val="0032121A"/>
    <w:rsid w:val="00321439"/>
    <w:rsid w:val="00321DD9"/>
    <w:rsid w:val="00322932"/>
    <w:rsid w:val="00322ABE"/>
    <w:rsid w:val="00322D48"/>
    <w:rsid w:val="00322DE1"/>
    <w:rsid w:val="00322FE1"/>
    <w:rsid w:val="003233DD"/>
    <w:rsid w:val="0032364D"/>
    <w:rsid w:val="00323E48"/>
    <w:rsid w:val="00323F82"/>
    <w:rsid w:val="0032462F"/>
    <w:rsid w:val="0032465B"/>
    <w:rsid w:val="0032468A"/>
    <w:rsid w:val="00324839"/>
    <w:rsid w:val="00324A50"/>
    <w:rsid w:val="00324B70"/>
    <w:rsid w:val="00324D92"/>
    <w:rsid w:val="00325188"/>
    <w:rsid w:val="003251E3"/>
    <w:rsid w:val="00325250"/>
    <w:rsid w:val="0032567A"/>
    <w:rsid w:val="003256F5"/>
    <w:rsid w:val="00325849"/>
    <w:rsid w:val="00325E3F"/>
    <w:rsid w:val="00325EBE"/>
    <w:rsid w:val="00326309"/>
    <w:rsid w:val="00327022"/>
    <w:rsid w:val="0032798A"/>
    <w:rsid w:val="00327ADB"/>
    <w:rsid w:val="00327DFA"/>
    <w:rsid w:val="0033068B"/>
    <w:rsid w:val="00330958"/>
    <w:rsid w:val="00331760"/>
    <w:rsid w:val="003317D3"/>
    <w:rsid w:val="00331C5D"/>
    <w:rsid w:val="00331CF5"/>
    <w:rsid w:val="00331F62"/>
    <w:rsid w:val="0033209F"/>
    <w:rsid w:val="0033248B"/>
    <w:rsid w:val="0033255A"/>
    <w:rsid w:val="003328DB"/>
    <w:rsid w:val="00332C0E"/>
    <w:rsid w:val="00332EC8"/>
    <w:rsid w:val="003333AE"/>
    <w:rsid w:val="00333988"/>
    <w:rsid w:val="00333C28"/>
    <w:rsid w:val="00333E3F"/>
    <w:rsid w:val="00333E78"/>
    <w:rsid w:val="00333E79"/>
    <w:rsid w:val="0033472C"/>
    <w:rsid w:val="003349DD"/>
    <w:rsid w:val="00334B02"/>
    <w:rsid w:val="00334D6F"/>
    <w:rsid w:val="00334D96"/>
    <w:rsid w:val="00334D98"/>
    <w:rsid w:val="0033513A"/>
    <w:rsid w:val="0033539D"/>
    <w:rsid w:val="003353C5"/>
    <w:rsid w:val="0033578E"/>
    <w:rsid w:val="00335D42"/>
    <w:rsid w:val="00336287"/>
    <w:rsid w:val="00336382"/>
    <w:rsid w:val="0033658D"/>
    <w:rsid w:val="00336CB0"/>
    <w:rsid w:val="003372EE"/>
    <w:rsid w:val="00337616"/>
    <w:rsid w:val="00340062"/>
    <w:rsid w:val="00340406"/>
    <w:rsid w:val="00340530"/>
    <w:rsid w:val="0034065F"/>
    <w:rsid w:val="00340734"/>
    <w:rsid w:val="003409EE"/>
    <w:rsid w:val="00340B5E"/>
    <w:rsid w:val="00340E2B"/>
    <w:rsid w:val="003412C4"/>
    <w:rsid w:val="00341305"/>
    <w:rsid w:val="0034153E"/>
    <w:rsid w:val="003419B8"/>
    <w:rsid w:val="00341CD4"/>
    <w:rsid w:val="0034215B"/>
    <w:rsid w:val="0034224A"/>
    <w:rsid w:val="00342735"/>
    <w:rsid w:val="003428B5"/>
    <w:rsid w:val="00342AE5"/>
    <w:rsid w:val="00342EBC"/>
    <w:rsid w:val="00342EF6"/>
    <w:rsid w:val="00342F00"/>
    <w:rsid w:val="00342F92"/>
    <w:rsid w:val="0034363A"/>
    <w:rsid w:val="00343B3B"/>
    <w:rsid w:val="00343E74"/>
    <w:rsid w:val="00343F73"/>
    <w:rsid w:val="0034418F"/>
    <w:rsid w:val="0034420E"/>
    <w:rsid w:val="00344EC8"/>
    <w:rsid w:val="00344FA7"/>
    <w:rsid w:val="00345185"/>
    <w:rsid w:val="00345206"/>
    <w:rsid w:val="003452A8"/>
    <w:rsid w:val="003455BC"/>
    <w:rsid w:val="0034590F"/>
    <w:rsid w:val="00346022"/>
    <w:rsid w:val="003460A5"/>
    <w:rsid w:val="0034644E"/>
    <w:rsid w:val="003465A9"/>
    <w:rsid w:val="003466C4"/>
    <w:rsid w:val="003467C4"/>
    <w:rsid w:val="00346852"/>
    <w:rsid w:val="0034697C"/>
    <w:rsid w:val="00346D2B"/>
    <w:rsid w:val="00347108"/>
    <w:rsid w:val="00347301"/>
    <w:rsid w:val="003473B3"/>
    <w:rsid w:val="00347541"/>
    <w:rsid w:val="00347FCB"/>
    <w:rsid w:val="00350D15"/>
    <w:rsid w:val="00350EA3"/>
    <w:rsid w:val="0035244E"/>
    <w:rsid w:val="0035254A"/>
    <w:rsid w:val="0035345F"/>
    <w:rsid w:val="003535FD"/>
    <w:rsid w:val="00353754"/>
    <w:rsid w:val="00353A8B"/>
    <w:rsid w:val="003540E7"/>
    <w:rsid w:val="003545C0"/>
    <w:rsid w:val="00354735"/>
    <w:rsid w:val="003549B5"/>
    <w:rsid w:val="00354BF2"/>
    <w:rsid w:val="00354F16"/>
    <w:rsid w:val="00355339"/>
    <w:rsid w:val="00355838"/>
    <w:rsid w:val="00355858"/>
    <w:rsid w:val="0035647B"/>
    <w:rsid w:val="00356D10"/>
    <w:rsid w:val="00356EDF"/>
    <w:rsid w:val="003572DB"/>
    <w:rsid w:val="0035797E"/>
    <w:rsid w:val="00357E3F"/>
    <w:rsid w:val="00357E75"/>
    <w:rsid w:val="00357EBA"/>
    <w:rsid w:val="00360211"/>
    <w:rsid w:val="00360666"/>
    <w:rsid w:val="00360AE2"/>
    <w:rsid w:val="00360B2D"/>
    <w:rsid w:val="00360FD7"/>
    <w:rsid w:val="00361107"/>
    <w:rsid w:val="003616DC"/>
    <w:rsid w:val="00361807"/>
    <w:rsid w:val="00361898"/>
    <w:rsid w:val="00361A23"/>
    <w:rsid w:val="00361B1E"/>
    <w:rsid w:val="00361F99"/>
    <w:rsid w:val="00362272"/>
    <w:rsid w:val="003622F7"/>
    <w:rsid w:val="003627BF"/>
    <w:rsid w:val="00362953"/>
    <w:rsid w:val="00362AF1"/>
    <w:rsid w:val="003634B6"/>
    <w:rsid w:val="00363603"/>
    <w:rsid w:val="003636D2"/>
    <w:rsid w:val="0036377D"/>
    <w:rsid w:val="00363E04"/>
    <w:rsid w:val="003642FD"/>
    <w:rsid w:val="003647F7"/>
    <w:rsid w:val="003650A5"/>
    <w:rsid w:val="003653DB"/>
    <w:rsid w:val="003655CF"/>
    <w:rsid w:val="003659E9"/>
    <w:rsid w:val="00365A67"/>
    <w:rsid w:val="00365AE8"/>
    <w:rsid w:val="00365C9E"/>
    <w:rsid w:val="00365FD2"/>
    <w:rsid w:val="00366295"/>
    <w:rsid w:val="00366455"/>
    <w:rsid w:val="003664D7"/>
    <w:rsid w:val="00366665"/>
    <w:rsid w:val="003666CA"/>
    <w:rsid w:val="00366A8C"/>
    <w:rsid w:val="00366BB2"/>
    <w:rsid w:val="00366D3F"/>
    <w:rsid w:val="00366F2B"/>
    <w:rsid w:val="00366F66"/>
    <w:rsid w:val="0036788F"/>
    <w:rsid w:val="003678C0"/>
    <w:rsid w:val="0036790F"/>
    <w:rsid w:val="00367EE6"/>
    <w:rsid w:val="00370552"/>
    <w:rsid w:val="00371664"/>
    <w:rsid w:val="003717AB"/>
    <w:rsid w:val="003718B9"/>
    <w:rsid w:val="00371A64"/>
    <w:rsid w:val="0037244F"/>
    <w:rsid w:val="00372B90"/>
    <w:rsid w:val="00372D2B"/>
    <w:rsid w:val="00373AC5"/>
    <w:rsid w:val="0037408D"/>
    <w:rsid w:val="00374104"/>
    <w:rsid w:val="0037410C"/>
    <w:rsid w:val="00374365"/>
    <w:rsid w:val="003749D8"/>
    <w:rsid w:val="0037534F"/>
    <w:rsid w:val="0037597D"/>
    <w:rsid w:val="00375A03"/>
    <w:rsid w:val="00375CAE"/>
    <w:rsid w:val="00375CEF"/>
    <w:rsid w:val="003762E5"/>
    <w:rsid w:val="003767CF"/>
    <w:rsid w:val="003769D4"/>
    <w:rsid w:val="00377012"/>
    <w:rsid w:val="00377132"/>
    <w:rsid w:val="0037781B"/>
    <w:rsid w:val="00377BDF"/>
    <w:rsid w:val="00377C94"/>
    <w:rsid w:val="00380313"/>
    <w:rsid w:val="00380399"/>
    <w:rsid w:val="00380969"/>
    <w:rsid w:val="00380C43"/>
    <w:rsid w:val="003816F8"/>
    <w:rsid w:val="00381776"/>
    <w:rsid w:val="003822E6"/>
    <w:rsid w:val="00382560"/>
    <w:rsid w:val="00382773"/>
    <w:rsid w:val="003827EE"/>
    <w:rsid w:val="00382A7A"/>
    <w:rsid w:val="00382CC9"/>
    <w:rsid w:val="00382D9C"/>
    <w:rsid w:val="00382E11"/>
    <w:rsid w:val="00382FD8"/>
    <w:rsid w:val="00383292"/>
    <w:rsid w:val="00383485"/>
    <w:rsid w:val="0038354B"/>
    <w:rsid w:val="00383A08"/>
    <w:rsid w:val="00383F64"/>
    <w:rsid w:val="003845D0"/>
    <w:rsid w:val="00384727"/>
    <w:rsid w:val="00384ADD"/>
    <w:rsid w:val="00384C17"/>
    <w:rsid w:val="00385092"/>
    <w:rsid w:val="003854A7"/>
    <w:rsid w:val="00385D18"/>
    <w:rsid w:val="00385DD9"/>
    <w:rsid w:val="00385FE1"/>
    <w:rsid w:val="0038644F"/>
    <w:rsid w:val="003866F4"/>
    <w:rsid w:val="00386CF1"/>
    <w:rsid w:val="00386F46"/>
    <w:rsid w:val="0038701C"/>
    <w:rsid w:val="003872EF"/>
    <w:rsid w:val="00387509"/>
    <w:rsid w:val="00387622"/>
    <w:rsid w:val="00387743"/>
    <w:rsid w:val="003878E3"/>
    <w:rsid w:val="00390619"/>
    <w:rsid w:val="00390620"/>
    <w:rsid w:val="00390AAB"/>
    <w:rsid w:val="00390B17"/>
    <w:rsid w:val="00391303"/>
    <w:rsid w:val="0039199C"/>
    <w:rsid w:val="00391BFB"/>
    <w:rsid w:val="00392235"/>
    <w:rsid w:val="00392754"/>
    <w:rsid w:val="00392831"/>
    <w:rsid w:val="003928E4"/>
    <w:rsid w:val="00393071"/>
    <w:rsid w:val="003931E2"/>
    <w:rsid w:val="00393498"/>
    <w:rsid w:val="0039393C"/>
    <w:rsid w:val="00393C0F"/>
    <w:rsid w:val="00393E97"/>
    <w:rsid w:val="0039405D"/>
    <w:rsid w:val="0039431E"/>
    <w:rsid w:val="0039460B"/>
    <w:rsid w:val="00394D36"/>
    <w:rsid w:val="00395187"/>
    <w:rsid w:val="003958BA"/>
    <w:rsid w:val="00395A89"/>
    <w:rsid w:val="00395EF0"/>
    <w:rsid w:val="00395EF9"/>
    <w:rsid w:val="0039653F"/>
    <w:rsid w:val="003966CC"/>
    <w:rsid w:val="00396825"/>
    <w:rsid w:val="00396892"/>
    <w:rsid w:val="0039700A"/>
    <w:rsid w:val="00397097"/>
    <w:rsid w:val="00397295"/>
    <w:rsid w:val="00397362"/>
    <w:rsid w:val="003979CF"/>
    <w:rsid w:val="00397A28"/>
    <w:rsid w:val="00397B2C"/>
    <w:rsid w:val="00397FCE"/>
    <w:rsid w:val="003A0045"/>
    <w:rsid w:val="003A0089"/>
    <w:rsid w:val="003A05BB"/>
    <w:rsid w:val="003A087E"/>
    <w:rsid w:val="003A0CDE"/>
    <w:rsid w:val="003A116E"/>
    <w:rsid w:val="003A12C8"/>
    <w:rsid w:val="003A160A"/>
    <w:rsid w:val="003A1DF7"/>
    <w:rsid w:val="003A20FD"/>
    <w:rsid w:val="003A29BF"/>
    <w:rsid w:val="003A2FAC"/>
    <w:rsid w:val="003A3720"/>
    <w:rsid w:val="003A3AE2"/>
    <w:rsid w:val="003A3C83"/>
    <w:rsid w:val="003A3E2A"/>
    <w:rsid w:val="003A40AE"/>
    <w:rsid w:val="003A446F"/>
    <w:rsid w:val="003A46E5"/>
    <w:rsid w:val="003A4712"/>
    <w:rsid w:val="003A4953"/>
    <w:rsid w:val="003A4BDA"/>
    <w:rsid w:val="003A4DBB"/>
    <w:rsid w:val="003A4FB7"/>
    <w:rsid w:val="003A53BA"/>
    <w:rsid w:val="003A58BD"/>
    <w:rsid w:val="003A5B97"/>
    <w:rsid w:val="003A5BE2"/>
    <w:rsid w:val="003A5DEC"/>
    <w:rsid w:val="003A5F5F"/>
    <w:rsid w:val="003A69FA"/>
    <w:rsid w:val="003A6BE6"/>
    <w:rsid w:val="003A7398"/>
    <w:rsid w:val="003A7457"/>
    <w:rsid w:val="003A7FAC"/>
    <w:rsid w:val="003B006A"/>
    <w:rsid w:val="003B027D"/>
    <w:rsid w:val="003B0AA8"/>
    <w:rsid w:val="003B0C59"/>
    <w:rsid w:val="003B0C66"/>
    <w:rsid w:val="003B0C7D"/>
    <w:rsid w:val="003B0D05"/>
    <w:rsid w:val="003B1A69"/>
    <w:rsid w:val="003B1BE9"/>
    <w:rsid w:val="003B1EC0"/>
    <w:rsid w:val="003B21F4"/>
    <w:rsid w:val="003B2AFF"/>
    <w:rsid w:val="003B2CBD"/>
    <w:rsid w:val="003B2FA8"/>
    <w:rsid w:val="003B3195"/>
    <w:rsid w:val="003B3277"/>
    <w:rsid w:val="003B374F"/>
    <w:rsid w:val="003B3989"/>
    <w:rsid w:val="003B3BB6"/>
    <w:rsid w:val="003B3C39"/>
    <w:rsid w:val="003B4050"/>
    <w:rsid w:val="003B4A97"/>
    <w:rsid w:val="003B4C9E"/>
    <w:rsid w:val="003B544E"/>
    <w:rsid w:val="003B5A99"/>
    <w:rsid w:val="003B5D8F"/>
    <w:rsid w:val="003B61E7"/>
    <w:rsid w:val="003B6541"/>
    <w:rsid w:val="003B6976"/>
    <w:rsid w:val="003B6A02"/>
    <w:rsid w:val="003B6B0F"/>
    <w:rsid w:val="003B6C3E"/>
    <w:rsid w:val="003B7136"/>
    <w:rsid w:val="003B752B"/>
    <w:rsid w:val="003B7A33"/>
    <w:rsid w:val="003B7C39"/>
    <w:rsid w:val="003B7D70"/>
    <w:rsid w:val="003C0603"/>
    <w:rsid w:val="003C0671"/>
    <w:rsid w:val="003C0A92"/>
    <w:rsid w:val="003C0CFC"/>
    <w:rsid w:val="003C0FB6"/>
    <w:rsid w:val="003C1BAF"/>
    <w:rsid w:val="003C1CE0"/>
    <w:rsid w:val="003C1EFE"/>
    <w:rsid w:val="003C205F"/>
    <w:rsid w:val="003C26F4"/>
    <w:rsid w:val="003C28F1"/>
    <w:rsid w:val="003C2B18"/>
    <w:rsid w:val="003C2BE6"/>
    <w:rsid w:val="003C2C54"/>
    <w:rsid w:val="003C2C73"/>
    <w:rsid w:val="003C3041"/>
    <w:rsid w:val="003C3236"/>
    <w:rsid w:val="003C34C8"/>
    <w:rsid w:val="003C3FBF"/>
    <w:rsid w:val="003C418D"/>
    <w:rsid w:val="003C4A10"/>
    <w:rsid w:val="003C4B3A"/>
    <w:rsid w:val="003C4C04"/>
    <w:rsid w:val="003C4E88"/>
    <w:rsid w:val="003C514E"/>
    <w:rsid w:val="003C5EA6"/>
    <w:rsid w:val="003C6111"/>
    <w:rsid w:val="003C6421"/>
    <w:rsid w:val="003C64FA"/>
    <w:rsid w:val="003C6872"/>
    <w:rsid w:val="003C6A40"/>
    <w:rsid w:val="003C6F19"/>
    <w:rsid w:val="003C7628"/>
    <w:rsid w:val="003C774C"/>
    <w:rsid w:val="003C7AF6"/>
    <w:rsid w:val="003D031A"/>
    <w:rsid w:val="003D0351"/>
    <w:rsid w:val="003D04F5"/>
    <w:rsid w:val="003D0EF1"/>
    <w:rsid w:val="003D0FC2"/>
    <w:rsid w:val="003D1BAB"/>
    <w:rsid w:val="003D2020"/>
    <w:rsid w:val="003D246A"/>
    <w:rsid w:val="003D2988"/>
    <w:rsid w:val="003D2B0B"/>
    <w:rsid w:val="003D2BA4"/>
    <w:rsid w:val="003D2C4A"/>
    <w:rsid w:val="003D2CC7"/>
    <w:rsid w:val="003D30B3"/>
    <w:rsid w:val="003D3141"/>
    <w:rsid w:val="003D35A7"/>
    <w:rsid w:val="003D3D1B"/>
    <w:rsid w:val="003D4121"/>
    <w:rsid w:val="003D479E"/>
    <w:rsid w:val="003D4AA2"/>
    <w:rsid w:val="003D4AE9"/>
    <w:rsid w:val="003D51DB"/>
    <w:rsid w:val="003D5277"/>
    <w:rsid w:val="003D5334"/>
    <w:rsid w:val="003D5355"/>
    <w:rsid w:val="003D540E"/>
    <w:rsid w:val="003D5533"/>
    <w:rsid w:val="003D562D"/>
    <w:rsid w:val="003D5BDC"/>
    <w:rsid w:val="003D5CAB"/>
    <w:rsid w:val="003D5FD4"/>
    <w:rsid w:val="003D60B7"/>
    <w:rsid w:val="003D6102"/>
    <w:rsid w:val="003D616E"/>
    <w:rsid w:val="003D635C"/>
    <w:rsid w:val="003D63B9"/>
    <w:rsid w:val="003D6477"/>
    <w:rsid w:val="003D6B12"/>
    <w:rsid w:val="003D6E22"/>
    <w:rsid w:val="003D6FDD"/>
    <w:rsid w:val="003D7614"/>
    <w:rsid w:val="003D7756"/>
    <w:rsid w:val="003D7CAB"/>
    <w:rsid w:val="003E040C"/>
    <w:rsid w:val="003E04DC"/>
    <w:rsid w:val="003E0A79"/>
    <w:rsid w:val="003E0F21"/>
    <w:rsid w:val="003E1288"/>
    <w:rsid w:val="003E19D2"/>
    <w:rsid w:val="003E218C"/>
    <w:rsid w:val="003E2295"/>
    <w:rsid w:val="003E2747"/>
    <w:rsid w:val="003E27F2"/>
    <w:rsid w:val="003E2ADD"/>
    <w:rsid w:val="003E3500"/>
    <w:rsid w:val="003E3588"/>
    <w:rsid w:val="003E3E43"/>
    <w:rsid w:val="003E3F0E"/>
    <w:rsid w:val="003E4330"/>
    <w:rsid w:val="003E46DD"/>
    <w:rsid w:val="003E4EE0"/>
    <w:rsid w:val="003E6467"/>
    <w:rsid w:val="003E6478"/>
    <w:rsid w:val="003E6741"/>
    <w:rsid w:val="003E68CB"/>
    <w:rsid w:val="003E6AE0"/>
    <w:rsid w:val="003E6CEA"/>
    <w:rsid w:val="003E71EF"/>
    <w:rsid w:val="003E7671"/>
    <w:rsid w:val="003E76A3"/>
    <w:rsid w:val="003E76FF"/>
    <w:rsid w:val="003E7C5B"/>
    <w:rsid w:val="003F0173"/>
    <w:rsid w:val="003F030E"/>
    <w:rsid w:val="003F06F2"/>
    <w:rsid w:val="003F072A"/>
    <w:rsid w:val="003F08EB"/>
    <w:rsid w:val="003F0A7B"/>
    <w:rsid w:val="003F0ADE"/>
    <w:rsid w:val="003F0B50"/>
    <w:rsid w:val="003F1015"/>
    <w:rsid w:val="003F13CC"/>
    <w:rsid w:val="003F2BC4"/>
    <w:rsid w:val="003F2DFE"/>
    <w:rsid w:val="003F3545"/>
    <w:rsid w:val="003F3572"/>
    <w:rsid w:val="003F39CB"/>
    <w:rsid w:val="003F3D14"/>
    <w:rsid w:val="003F3DB6"/>
    <w:rsid w:val="003F3E01"/>
    <w:rsid w:val="003F3E2A"/>
    <w:rsid w:val="003F4234"/>
    <w:rsid w:val="003F440A"/>
    <w:rsid w:val="003F475E"/>
    <w:rsid w:val="003F54A6"/>
    <w:rsid w:val="003F5593"/>
    <w:rsid w:val="003F5710"/>
    <w:rsid w:val="003F5D8A"/>
    <w:rsid w:val="003F619D"/>
    <w:rsid w:val="003F69FF"/>
    <w:rsid w:val="003F6C5C"/>
    <w:rsid w:val="003F6CD4"/>
    <w:rsid w:val="003F751E"/>
    <w:rsid w:val="003F7B7A"/>
    <w:rsid w:val="003F7CE8"/>
    <w:rsid w:val="00400035"/>
    <w:rsid w:val="004001BC"/>
    <w:rsid w:val="00400227"/>
    <w:rsid w:val="00400282"/>
    <w:rsid w:val="004003BF"/>
    <w:rsid w:val="004004DB"/>
    <w:rsid w:val="004008E3"/>
    <w:rsid w:val="004013EF"/>
    <w:rsid w:val="0040144C"/>
    <w:rsid w:val="00401544"/>
    <w:rsid w:val="004015B3"/>
    <w:rsid w:val="004016DD"/>
    <w:rsid w:val="00401770"/>
    <w:rsid w:val="00401780"/>
    <w:rsid w:val="00402A4D"/>
    <w:rsid w:val="00402AD3"/>
    <w:rsid w:val="00402ED3"/>
    <w:rsid w:val="00403234"/>
    <w:rsid w:val="00403254"/>
    <w:rsid w:val="004032B6"/>
    <w:rsid w:val="0040352F"/>
    <w:rsid w:val="00403B5C"/>
    <w:rsid w:val="00403E63"/>
    <w:rsid w:val="00404424"/>
    <w:rsid w:val="00404854"/>
    <w:rsid w:val="00404FF9"/>
    <w:rsid w:val="004053F6"/>
    <w:rsid w:val="004054D3"/>
    <w:rsid w:val="004062CA"/>
    <w:rsid w:val="00406FD4"/>
    <w:rsid w:val="004078D4"/>
    <w:rsid w:val="00407CF3"/>
    <w:rsid w:val="00410069"/>
    <w:rsid w:val="004100AF"/>
    <w:rsid w:val="00410192"/>
    <w:rsid w:val="0041080E"/>
    <w:rsid w:val="00410B03"/>
    <w:rsid w:val="00410BC1"/>
    <w:rsid w:val="00410C37"/>
    <w:rsid w:val="00410ECA"/>
    <w:rsid w:val="00411718"/>
    <w:rsid w:val="004118C3"/>
    <w:rsid w:val="0041194E"/>
    <w:rsid w:val="004119E3"/>
    <w:rsid w:val="00411EEB"/>
    <w:rsid w:val="004124A9"/>
    <w:rsid w:val="00412A5D"/>
    <w:rsid w:val="00412C69"/>
    <w:rsid w:val="00412CA8"/>
    <w:rsid w:val="00412E73"/>
    <w:rsid w:val="004133A2"/>
    <w:rsid w:val="00414496"/>
    <w:rsid w:val="00414738"/>
    <w:rsid w:val="00414D7A"/>
    <w:rsid w:val="00414DB4"/>
    <w:rsid w:val="00415AB4"/>
    <w:rsid w:val="00416405"/>
    <w:rsid w:val="00416A45"/>
    <w:rsid w:val="00416F17"/>
    <w:rsid w:val="00416F90"/>
    <w:rsid w:val="00416FAA"/>
    <w:rsid w:val="004173B7"/>
    <w:rsid w:val="00417B51"/>
    <w:rsid w:val="00420892"/>
    <w:rsid w:val="004209B1"/>
    <w:rsid w:val="0042137F"/>
    <w:rsid w:val="004215DF"/>
    <w:rsid w:val="004217AE"/>
    <w:rsid w:val="004223ED"/>
    <w:rsid w:val="0042262F"/>
    <w:rsid w:val="00422B90"/>
    <w:rsid w:val="00422D08"/>
    <w:rsid w:val="00422D66"/>
    <w:rsid w:val="00422DD1"/>
    <w:rsid w:val="004235E0"/>
    <w:rsid w:val="0042410F"/>
    <w:rsid w:val="004246F9"/>
    <w:rsid w:val="0042491B"/>
    <w:rsid w:val="00424956"/>
    <w:rsid w:val="00424C7A"/>
    <w:rsid w:val="0042517C"/>
    <w:rsid w:val="004258AD"/>
    <w:rsid w:val="004258FF"/>
    <w:rsid w:val="00425C70"/>
    <w:rsid w:val="00426076"/>
    <w:rsid w:val="0042659C"/>
    <w:rsid w:val="0042675B"/>
    <w:rsid w:val="00426941"/>
    <w:rsid w:val="004269E2"/>
    <w:rsid w:val="00426AF7"/>
    <w:rsid w:val="00426B66"/>
    <w:rsid w:val="00426DE4"/>
    <w:rsid w:val="0043037E"/>
    <w:rsid w:val="004303AB"/>
    <w:rsid w:val="00430DDF"/>
    <w:rsid w:val="00431309"/>
    <w:rsid w:val="00431C65"/>
    <w:rsid w:val="004322A4"/>
    <w:rsid w:val="0043259E"/>
    <w:rsid w:val="00432AAC"/>
    <w:rsid w:val="00432E43"/>
    <w:rsid w:val="00432F9E"/>
    <w:rsid w:val="00433377"/>
    <w:rsid w:val="00433733"/>
    <w:rsid w:val="0043398D"/>
    <w:rsid w:val="00433B96"/>
    <w:rsid w:val="00433EB9"/>
    <w:rsid w:val="00433FD0"/>
    <w:rsid w:val="00434769"/>
    <w:rsid w:val="00434D6B"/>
    <w:rsid w:val="0043501C"/>
    <w:rsid w:val="004352DE"/>
    <w:rsid w:val="004353CA"/>
    <w:rsid w:val="004359E2"/>
    <w:rsid w:val="004364E2"/>
    <w:rsid w:val="00436B33"/>
    <w:rsid w:val="00437675"/>
    <w:rsid w:val="00437735"/>
    <w:rsid w:val="00437834"/>
    <w:rsid w:val="00437D36"/>
    <w:rsid w:val="00437D55"/>
    <w:rsid w:val="00440017"/>
    <w:rsid w:val="004401EF"/>
    <w:rsid w:val="0044083C"/>
    <w:rsid w:val="00440A50"/>
    <w:rsid w:val="00440E94"/>
    <w:rsid w:val="00441B40"/>
    <w:rsid w:val="00441CEC"/>
    <w:rsid w:val="00441E9B"/>
    <w:rsid w:val="00442E58"/>
    <w:rsid w:val="004442A6"/>
    <w:rsid w:val="00444A24"/>
    <w:rsid w:val="00444C39"/>
    <w:rsid w:val="00445166"/>
    <w:rsid w:val="00445794"/>
    <w:rsid w:val="0044579D"/>
    <w:rsid w:val="004462E2"/>
    <w:rsid w:val="004469EF"/>
    <w:rsid w:val="00446A0B"/>
    <w:rsid w:val="00446A78"/>
    <w:rsid w:val="00446B67"/>
    <w:rsid w:val="00446DA4"/>
    <w:rsid w:val="0044750F"/>
    <w:rsid w:val="00447FC5"/>
    <w:rsid w:val="0045014B"/>
    <w:rsid w:val="00450160"/>
    <w:rsid w:val="00450599"/>
    <w:rsid w:val="00450A77"/>
    <w:rsid w:val="00451353"/>
    <w:rsid w:val="0045156B"/>
    <w:rsid w:val="00451D15"/>
    <w:rsid w:val="00451EDC"/>
    <w:rsid w:val="0045234B"/>
    <w:rsid w:val="004523C3"/>
    <w:rsid w:val="0045289B"/>
    <w:rsid w:val="00452C12"/>
    <w:rsid w:val="00452DAF"/>
    <w:rsid w:val="0045304A"/>
    <w:rsid w:val="004532B5"/>
    <w:rsid w:val="004535AA"/>
    <w:rsid w:val="0045397C"/>
    <w:rsid w:val="00453E26"/>
    <w:rsid w:val="00454374"/>
    <w:rsid w:val="00454452"/>
    <w:rsid w:val="00454820"/>
    <w:rsid w:val="00454C02"/>
    <w:rsid w:val="00455247"/>
    <w:rsid w:val="004555D2"/>
    <w:rsid w:val="004558D7"/>
    <w:rsid w:val="0045592A"/>
    <w:rsid w:val="004559DC"/>
    <w:rsid w:val="004567CF"/>
    <w:rsid w:val="00456F40"/>
    <w:rsid w:val="00457BC5"/>
    <w:rsid w:val="00457C0F"/>
    <w:rsid w:val="00457E8E"/>
    <w:rsid w:val="00457F57"/>
    <w:rsid w:val="00460074"/>
    <w:rsid w:val="00460412"/>
    <w:rsid w:val="004604FA"/>
    <w:rsid w:val="00460627"/>
    <w:rsid w:val="004609EC"/>
    <w:rsid w:val="00461116"/>
    <w:rsid w:val="0046139C"/>
    <w:rsid w:val="004614A6"/>
    <w:rsid w:val="00461602"/>
    <w:rsid w:val="0046169C"/>
    <w:rsid w:val="004618D4"/>
    <w:rsid w:val="00461BEA"/>
    <w:rsid w:val="00461E7B"/>
    <w:rsid w:val="00462479"/>
    <w:rsid w:val="0046250E"/>
    <w:rsid w:val="00462958"/>
    <w:rsid w:val="00462B09"/>
    <w:rsid w:val="004633D9"/>
    <w:rsid w:val="00463688"/>
    <w:rsid w:val="00463BEB"/>
    <w:rsid w:val="00463EDC"/>
    <w:rsid w:val="00464514"/>
    <w:rsid w:val="00464D0C"/>
    <w:rsid w:val="0046504A"/>
    <w:rsid w:val="0046511A"/>
    <w:rsid w:val="00465191"/>
    <w:rsid w:val="0046554B"/>
    <w:rsid w:val="0046568B"/>
    <w:rsid w:val="00465D19"/>
    <w:rsid w:val="004661B9"/>
    <w:rsid w:val="0046624B"/>
    <w:rsid w:val="0046648B"/>
    <w:rsid w:val="00467112"/>
    <w:rsid w:val="00467605"/>
    <w:rsid w:val="0046765D"/>
    <w:rsid w:val="004677A5"/>
    <w:rsid w:val="00467FCE"/>
    <w:rsid w:val="004703E0"/>
    <w:rsid w:val="0047053E"/>
    <w:rsid w:val="00471323"/>
    <w:rsid w:val="0047198E"/>
    <w:rsid w:val="00471C89"/>
    <w:rsid w:val="00471D6A"/>
    <w:rsid w:val="00471D95"/>
    <w:rsid w:val="00471DFE"/>
    <w:rsid w:val="00471E75"/>
    <w:rsid w:val="0047253A"/>
    <w:rsid w:val="004726A1"/>
    <w:rsid w:val="0047273E"/>
    <w:rsid w:val="004727C8"/>
    <w:rsid w:val="004728D1"/>
    <w:rsid w:val="0047294F"/>
    <w:rsid w:val="00472B4C"/>
    <w:rsid w:val="00472E56"/>
    <w:rsid w:val="00473152"/>
    <w:rsid w:val="00473304"/>
    <w:rsid w:val="004736C4"/>
    <w:rsid w:val="004738DA"/>
    <w:rsid w:val="004739D3"/>
    <w:rsid w:val="00473EFD"/>
    <w:rsid w:val="00473F95"/>
    <w:rsid w:val="00473FA0"/>
    <w:rsid w:val="00474201"/>
    <w:rsid w:val="00474855"/>
    <w:rsid w:val="00474EE1"/>
    <w:rsid w:val="00475121"/>
    <w:rsid w:val="004752BD"/>
    <w:rsid w:val="00475400"/>
    <w:rsid w:val="004758CB"/>
    <w:rsid w:val="0047603E"/>
    <w:rsid w:val="00476086"/>
    <w:rsid w:val="0047629E"/>
    <w:rsid w:val="004764AF"/>
    <w:rsid w:val="004769CF"/>
    <w:rsid w:val="00476A36"/>
    <w:rsid w:val="0047707E"/>
    <w:rsid w:val="004770B4"/>
    <w:rsid w:val="0047719C"/>
    <w:rsid w:val="004774CD"/>
    <w:rsid w:val="00477C6C"/>
    <w:rsid w:val="00477E1E"/>
    <w:rsid w:val="004801F9"/>
    <w:rsid w:val="00480658"/>
    <w:rsid w:val="00480CB1"/>
    <w:rsid w:val="0048124E"/>
    <w:rsid w:val="00481A5B"/>
    <w:rsid w:val="00481A7D"/>
    <w:rsid w:val="00482051"/>
    <w:rsid w:val="004822DE"/>
    <w:rsid w:val="004823B9"/>
    <w:rsid w:val="00483020"/>
    <w:rsid w:val="004832B5"/>
    <w:rsid w:val="0048331E"/>
    <w:rsid w:val="00484AF3"/>
    <w:rsid w:val="00484B74"/>
    <w:rsid w:val="00484B7B"/>
    <w:rsid w:val="00484D20"/>
    <w:rsid w:val="00484D90"/>
    <w:rsid w:val="00484FA1"/>
    <w:rsid w:val="00485096"/>
    <w:rsid w:val="00485151"/>
    <w:rsid w:val="0048540C"/>
    <w:rsid w:val="0048593D"/>
    <w:rsid w:val="004860BB"/>
    <w:rsid w:val="0048641E"/>
    <w:rsid w:val="0048645D"/>
    <w:rsid w:val="004867E3"/>
    <w:rsid w:val="00486849"/>
    <w:rsid w:val="00486C19"/>
    <w:rsid w:val="00486CDE"/>
    <w:rsid w:val="00487507"/>
    <w:rsid w:val="00487641"/>
    <w:rsid w:val="004876DA"/>
    <w:rsid w:val="00487DDF"/>
    <w:rsid w:val="004902F8"/>
    <w:rsid w:val="00490378"/>
    <w:rsid w:val="0049053B"/>
    <w:rsid w:val="0049068C"/>
    <w:rsid w:val="0049092A"/>
    <w:rsid w:val="00490D36"/>
    <w:rsid w:val="00490E59"/>
    <w:rsid w:val="00490E82"/>
    <w:rsid w:val="00491426"/>
    <w:rsid w:val="00491456"/>
    <w:rsid w:val="004916A0"/>
    <w:rsid w:val="004921B0"/>
    <w:rsid w:val="00492388"/>
    <w:rsid w:val="004925DD"/>
    <w:rsid w:val="004927D6"/>
    <w:rsid w:val="00492AE6"/>
    <w:rsid w:val="00492C2D"/>
    <w:rsid w:val="0049308A"/>
    <w:rsid w:val="00493D21"/>
    <w:rsid w:val="004947C0"/>
    <w:rsid w:val="004950D7"/>
    <w:rsid w:val="00495B84"/>
    <w:rsid w:val="004960B6"/>
    <w:rsid w:val="004961C8"/>
    <w:rsid w:val="004962C1"/>
    <w:rsid w:val="0049640A"/>
    <w:rsid w:val="004968C7"/>
    <w:rsid w:val="00496A1A"/>
    <w:rsid w:val="00496BDD"/>
    <w:rsid w:val="00497017"/>
    <w:rsid w:val="004973DD"/>
    <w:rsid w:val="00497A0B"/>
    <w:rsid w:val="00497BBF"/>
    <w:rsid w:val="00497F87"/>
    <w:rsid w:val="004A0A10"/>
    <w:rsid w:val="004A13E9"/>
    <w:rsid w:val="004A17D1"/>
    <w:rsid w:val="004A1886"/>
    <w:rsid w:val="004A1F4B"/>
    <w:rsid w:val="004A20A5"/>
    <w:rsid w:val="004A2539"/>
    <w:rsid w:val="004A259D"/>
    <w:rsid w:val="004A2AC1"/>
    <w:rsid w:val="004A2B92"/>
    <w:rsid w:val="004A2DC0"/>
    <w:rsid w:val="004A2E66"/>
    <w:rsid w:val="004A3273"/>
    <w:rsid w:val="004A328F"/>
    <w:rsid w:val="004A332E"/>
    <w:rsid w:val="004A3A11"/>
    <w:rsid w:val="004A3C4B"/>
    <w:rsid w:val="004A3E47"/>
    <w:rsid w:val="004A3EE5"/>
    <w:rsid w:val="004A448A"/>
    <w:rsid w:val="004A4A1B"/>
    <w:rsid w:val="004A4A84"/>
    <w:rsid w:val="004A4ECA"/>
    <w:rsid w:val="004A50C8"/>
    <w:rsid w:val="004A51AD"/>
    <w:rsid w:val="004A5BE6"/>
    <w:rsid w:val="004A5C25"/>
    <w:rsid w:val="004A5DCB"/>
    <w:rsid w:val="004A5FE4"/>
    <w:rsid w:val="004A601B"/>
    <w:rsid w:val="004A6C40"/>
    <w:rsid w:val="004A6FB2"/>
    <w:rsid w:val="004A728A"/>
    <w:rsid w:val="004A729C"/>
    <w:rsid w:val="004A7C46"/>
    <w:rsid w:val="004A7DFE"/>
    <w:rsid w:val="004A7FC6"/>
    <w:rsid w:val="004B0053"/>
    <w:rsid w:val="004B05B8"/>
    <w:rsid w:val="004B0679"/>
    <w:rsid w:val="004B077C"/>
    <w:rsid w:val="004B0D05"/>
    <w:rsid w:val="004B0D25"/>
    <w:rsid w:val="004B17D3"/>
    <w:rsid w:val="004B18E7"/>
    <w:rsid w:val="004B1D63"/>
    <w:rsid w:val="004B2618"/>
    <w:rsid w:val="004B2917"/>
    <w:rsid w:val="004B29BA"/>
    <w:rsid w:val="004B2D33"/>
    <w:rsid w:val="004B3588"/>
    <w:rsid w:val="004B379C"/>
    <w:rsid w:val="004B4054"/>
    <w:rsid w:val="004B431E"/>
    <w:rsid w:val="004B4424"/>
    <w:rsid w:val="004B4851"/>
    <w:rsid w:val="004B4F09"/>
    <w:rsid w:val="004B51CD"/>
    <w:rsid w:val="004B55B8"/>
    <w:rsid w:val="004B595F"/>
    <w:rsid w:val="004B5A12"/>
    <w:rsid w:val="004B5AB7"/>
    <w:rsid w:val="004B5D55"/>
    <w:rsid w:val="004B6139"/>
    <w:rsid w:val="004B61CC"/>
    <w:rsid w:val="004B624C"/>
    <w:rsid w:val="004B6399"/>
    <w:rsid w:val="004B68F9"/>
    <w:rsid w:val="004B6DAD"/>
    <w:rsid w:val="004B7653"/>
    <w:rsid w:val="004B7912"/>
    <w:rsid w:val="004B7D17"/>
    <w:rsid w:val="004B7D51"/>
    <w:rsid w:val="004C0255"/>
    <w:rsid w:val="004C0395"/>
    <w:rsid w:val="004C06AD"/>
    <w:rsid w:val="004C0783"/>
    <w:rsid w:val="004C086D"/>
    <w:rsid w:val="004C0B04"/>
    <w:rsid w:val="004C119C"/>
    <w:rsid w:val="004C15B9"/>
    <w:rsid w:val="004C1760"/>
    <w:rsid w:val="004C179E"/>
    <w:rsid w:val="004C19DF"/>
    <w:rsid w:val="004C2888"/>
    <w:rsid w:val="004C2B77"/>
    <w:rsid w:val="004C2E8D"/>
    <w:rsid w:val="004C2FE7"/>
    <w:rsid w:val="004C31FD"/>
    <w:rsid w:val="004C32AF"/>
    <w:rsid w:val="004C3312"/>
    <w:rsid w:val="004C3454"/>
    <w:rsid w:val="004C3514"/>
    <w:rsid w:val="004C3656"/>
    <w:rsid w:val="004C4195"/>
    <w:rsid w:val="004C429B"/>
    <w:rsid w:val="004C43D8"/>
    <w:rsid w:val="004C46A4"/>
    <w:rsid w:val="004C4703"/>
    <w:rsid w:val="004C4B45"/>
    <w:rsid w:val="004C4EA8"/>
    <w:rsid w:val="004C5335"/>
    <w:rsid w:val="004C57AB"/>
    <w:rsid w:val="004C57D7"/>
    <w:rsid w:val="004C5C9C"/>
    <w:rsid w:val="004C5FF7"/>
    <w:rsid w:val="004C6029"/>
    <w:rsid w:val="004C62A5"/>
    <w:rsid w:val="004C63B6"/>
    <w:rsid w:val="004C64FF"/>
    <w:rsid w:val="004C7205"/>
    <w:rsid w:val="004C77C5"/>
    <w:rsid w:val="004C7954"/>
    <w:rsid w:val="004D055B"/>
    <w:rsid w:val="004D0573"/>
    <w:rsid w:val="004D09CF"/>
    <w:rsid w:val="004D09E2"/>
    <w:rsid w:val="004D0D3A"/>
    <w:rsid w:val="004D0DC4"/>
    <w:rsid w:val="004D105C"/>
    <w:rsid w:val="004D1550"/>
    <w:rsid w:val="004D1637"/>
    <w:rsid w:val="004D188B"/>
    <w:rsid w:val="004D1A2B"/>
    <w:rsid w:val="004D1DDA"/>
    <w:rsid w:val="004D1E93"/>
    <w:rsid w:val="004D22D4"/>
    <w:rsid w:val="004D2C67"/>
    <w:rsid w:val="004D2FA7"/>
    <w:rsid w:val="004D36B2"/>
    <w:rsid w:val="004D37A6"/>
    <w:rsid w:val="004D3C32"/>
    <w:rsid w:val="004D41B7"/>
    <w:rsid w:val="004D4400"/>
    <w:rsid w:val="004D46A1"/>
    <w:rsid w:val="004D4A63"/>
    <w:rsid w:val="004D4E28"/>
    <w:rsid w:val="004D56DD"/>
    <w:rsid w:val="004D5FC8"/>
    <w:rsid w:val="004D6D70"/>
    <w:rsid w:val="004D6E39"/>
    <w:rsid w:val="004D6F11"/>
    <w:rsid w:val="004D72BA"/>
    <w:rsid w:val="004D7AEF"/>
    <w:rsid w:val="004D7D51"/>
    <w:rsid w:val="004D7DD1"/>
    <w:rsid w:val="004E01EF"/>
    <w:rsid w:val="004E0228"/>
    <w:rsid w:val="004E0445"/>
    <w:rsid w:val="004E046F"/>
    <w:rsid w:val="004E1281"/>
    <w:rsid w:val="004E1B33"/>
    <w:rsid w:val="004E1B79"/>
    <w:rsid w:val="004E1CC8"/>
    <w:rsid w:val="004E1CE9"/>
    <w:rsid w:val="004E1EFC"/>
    <w:rsid w:val="004E216E"/>
    <w:rsid w:val="004E2547"/>
    <w:rsid w:val="004E2884"/>
    <w:rsid w:val="004E2990"/>
    <w:rsid w:val="004E30B2"/>
    <w:rsid w:val="004E3307"/>
    <w:rsid w:val="004E33C5"/>
    <w:rsid w:val="004E36BC"/>
    <w:rsid w:val="004E3701"/>
    <w:rsid w:val="004E38B0"/>
    <w:rsid w:val="004E38BB"/>
    <w:rsid w:val="004E3A3D"/>
    <w:rsid w:val="004E3CDC"/>
    <w:rsid w:val="004E3E7B"/>
    <w:rsid w:val="004E3FC9"/>
    <w:rsid w:val="004E40E1"/>
    <w:rsid w:val="004E4792"/>
    <w:rsid w:val="004E49F4"/>
    <w:rsid w:val="004E4C3D"/>
    <w:rsid w:val="004E4F6B"/>
    <w:rsid w:val="004E53F5"/>
    <w:rsid w:val="004E54B8"/>
    <w:rsid w:val="004E5508"/>
    <w:rsid w:val="004E5704"/>
    <w:rsid w:val="004E57C3"/>
    <w:rsid w:val="004E61AD"/>
    <w:rsid w:val="004E6583"/>
    <w:rsid w:val="004E6673"/>
    <w:rsid w:val="004E685C"/>
    <w:rsid w:val="004E6B2A"/>
    <w:rsid w:val="004E7018"/>
    <w:rsid w:val="004E702F"/>
    <w:rsid w:val="004E7036"/>
    <w:rsid w:val="004E71E2"/>
    <w:rsid w:val="004E7292"/>
    <w:rsid w:val="004E7745"/>
    <w:rsid w:val="004F0414"/>
    <w:rsid w:val="004F0532"/>
    <w:rsid w:val="004F0BB0"/>
    <w:rsid w:val="004F0C82"/>
    <w:rsid w:val="004F19F1"/>
    <w:rsid w:val="004F1CE7"/>
    <w:rsid w:val="004F1D0B"/>
    <w:rsid w:val="004F1FE3"/>
    <w:rsid w:val="004F2708"/>
    <w:rsid w:val="004F29F1"/>
    <w:rsid w:val="004F2CA1"/>
    <w:rsid w:val="004F2EB9"/>
    <w:rsid w:val="004F3F88"/>
    <w:rsid w:val="004F4121"/>
    <w:rsid w:val="004F4191"/>
    <w:rsid w:val="004F41A0"/>
    <w:rsid w:val="004F4E96"/>
    <w:rsid w:val="004F5C7E"/>
    <w:rsid w:val="004F608B"/>
    <w:rsid w:val="004F60E8"/>
    <w:rsid w:val="004F62FB"/>
    <w:rsid w:val="004F6881"/>
    <w:rsid w:val="004F6A54"/>
    <w:rsid w:val="004F6AB3"/>
    <w:rsid w:val="004F7436"/>
    <w:rsid w:val="004F7668"/>
    <w:rsid w:val="004F771C"/>
    <w:rsid w:val="00500117"/>
    <w:rsid w:val="00500557"/>
    <w:rsid w:val="00500720"/>
    <w:rsid w:val="00500E49"/>
    <w:rsid w:val="005015EF"/>
    <w:rsid w:val="005017E3"/>
    <w:rsid w:val="00501EFF"/>
    <w:rsid w:val="005028FB"/>
    <w:rsid w:val="005037DB"/>
    <w:rsid w:val="00503836"/>
    <w:rsid w:val="0050392D"/>
    <w:rsid w:val="00503B47"/>
    <w:rsid w:val="00503FBC"/>
    <w:rsid w:val="005040FB"/>
    <w:rsid w:val="0050450F"/>
    <w:rsid w:val="005052C3"/>
    <w:rsid w:val="005054CB"/>
    <w:rsid w:val="00505C6A"/>
    <w:rsid w:val="00505C6F"/>
    <w:rsid w:val="00506683"/>
    <w:rsid w:val="00506934"/>
    <w:rsid w:val="00506985"/>
    <w:rsid w:val="00506B90"/>
    <w:rsid w:val="00507145"/>
    <w:rsid w:val="0050739B"/>
    <w:rsid w:val="00507517"/>
    <w:rsid w:val="00507E80"/>
    <w:rsid w:val="005103A9"/>
    <w:rsid w:val="005105E6"/>
    <w:rsid w:val="00510B6C"/>
    <w:rsid w:val="00510BDD"/>
    <w:rsid w:val="00510E76"/>
    <w:rsid w:val="00511248"/>
    <w:rsid w:val="00511368"/>
    <w:rsid w:val="00511704"/>
    <w:rsid w:val="0051179F"/>
    <w:rsid w:val="005118B8"/>
    <w:rsid w:val="00511AE6"/>
    <w:rsid w:val="005126B7"/>
    <w:rsid w:val="005127BC"/>
    <w:rsid w:val="005128F6"/>
    <w:rsid w:val="00512AA1"/>
    <w:rsid w:val="00512CC1"/>
    <w:rsid w:val="00512E52"/>
    <w:rsid w:val="0051316B"/>
    <w:rsid w:val="005139BE"/>
    <w:rsid w:val="00513B7A"/>
    <w:rsid w:val="005140D3"/>
    <w:rsid w:val="005148E6"/>
    <w:rsid w:val="00514A2A"/>
    <w:rsid w:val="00514DDF"/>
    <w:rsid w:val="00514EEB"/>
    <w:rsid w:val="0051588B"/>
    <w:rsid w:val="005158ED"/>
    <w:rsid w:val="005159F9"/>
    <w:rsid w:val="0051604F"/>
    <w:rsid w:val="00516123"/>
    <w:rsid w:val="005163AC"/>
    <w:rsid w:val="005163DC"/>
    <w:rsid w:val="005164BE"/>
    <w:rsid w:val="0051670E"/>
    <w:rsid w:val="00516885"/>
    <w:rsid w:val="00516915"/>
    <w:rsid w:val="00516E55"/>
    <w:rsid w:val="00517537"/>
    <w:rsid w:val="005177A8"/>
    <w:rsid w:val="0051788E"/>
    <w:rsid w:val="00517B78"/>
    <w:rsid w:val="00517E91"/>
    <w:rsid w:val="00517EC9"/>
    <w:rsid w:val="0052017D"/>
    <w:rsid w:val="00520449"/>
    <w:rsid w:val="00520D0B"/>
    <w:rsid w:val="005210C9"/>
    <w:rsid w:val="00521230"/>
    <w:rsid w:val="0052128B"/>
    <w:rsid w:val="005213B8"/>
    <w:rsid w:val="005213FA"/>
    <w:rsid w:val="00521DDA"/>
    <w:rsid w:val="00522D00"/>
    <w:rsid w:val="00523073"/>
    <w:rsid w:val="005238B0"/>
    <w:rsid w:val="00523BF1"/>
    <w:rsid w:val="00524C72"/>
    <w:rsid w:val="00524EF5"/>
    <w:rsid w:val="00524F01"/>
    <w:rsid w:val="00525137"/>
    <w:rsid w:val="00525151"/>
    <w:rsid w:val="00525297"/>
    <w:rsid w:val="005252A3"/>
    <w:rsid w:val="005253C1"/>
    <w:rsid w:val="00525B84"/>
    <w:rsid w:val="00525B89"/>
    <w:rsid w:val="00525FC0"/>
    <w:rsid w:val="005262B8"/>
    <w:rsid w:val="0052677F"/>
    <w:rsid w:val="00526A78"/>
    <w:rsid w:val="00526AEE"/>
    <w:rsid w:val="00526B66"/>
    <w:rsid w:val="0052713E"/>
    <w:rsid w:val="005277C1"/>
    <w:rsid w:val="005302A9"/>
    <w:rsid w:val="00530CCC"/>
    <w:rsid w:val="00530EEE"/>
    <w:rsid w:val="00531106"/>
    <w:rsid w:val="00532102"/>
    <w:rsid w:val="0053274D"/>
    <w:rsid w:val="0053369A"/>
    <w:rsid w:val="005336AC"/>
    <w:rsid w:val="00533810"/>
    <w:rsid w:val="0053386E"/>
    <w:rsid w:val="00533877"/>
    <w:rsid w:val="005338DA"/>
    <w:rsid w:val="00533B0A"/>
    <w:rsid w:val="00533DA7"/>
    <w:rsid w:val="00534307"/>
    <w:rsid w:val="005346D5"/>
    <w:rsid w:val="00534A18"/>
    <w:rsid w:val="00534AFC"/>
    <w:rsid w:val="00534E5D"/>
    <w:rsid w:val="005350DD"/>
    <w:rsid w:val="005359BF"/>
    <w:rsid w:val="00535A25"/>
    <w:rsid w:val="00535C4A"/>
    <w:rsid w:val="00536266"/>
    <w:rsid w:val="0053764C"/>
    <w:rsid w:val="00537732"/>
    <w:rsid w:val="00537FD7"/>
    <w:rsid w:val="0054088E"/>
    <w:rsid w:val="00540C33"/>
    <w:rsid w:val="00540C5C"/>
    <w:rsid w:val="00540DBB"/>
    <w:rsid w:val="00541132"/>
    <w:rsid w:val="005413EC"/>
    <w:rsid w:val="005415D9"/>
    <w:rsid w:val="005416EE"/>
    <w:rsid w:val="00541A5F"/>
    <w:rsid w:val="00541E87"/>
    <w:rsid w:val="00541FD7"/>
    <w:rsid w:val="00542174"/>
    <w:rsid w:val="005423A5"/>
    <w:rsid w:val="005426E3"/>
    <w:rsid w:val="00543246"/>
    <w:rsid w:val="00543B65"/>
    <w:rsid w:val="00543C1C"/>
    <w:rsid w:val="00543C8C"/>
    <w:rsid w:val="00543EAB"/>
    <w:rsid w:val="00544003"/>
    <w:rsid w:val="00544088"/>
    <w:rsid w:val="005443EC"/>
    <w:rsid w:val="0054444C"/>
    <w:rsid w:val="00544450"/>
    <w:rsid w:val="00544793"/>
    <w:rsid w:val="00544B66"/>
    <w:rsid w:val="00544F19"/>
    <w:rsid w:val="0054516E"/>
    <w:rsid w:val="0054518D"/>
    <w:rsid w:val="00545190"/>
    <w:rsid w:val="005451BF"/>
    <w:rsid w:val="005452F2"/>
    <w:rsid w:val="0054596D"/>
    <w:rsid w:val="00545973"/>
    <w:rsid w:val="00545B77"/>
    <w:rsid w:val="00545BA2"/>
    <w:rsid w:val="0054612E"/>
    <w:rsid w:val="005461F8"/>
    <w:rsid w:val="005464E9"/>
    <w:rsid w:val="00546508"/>
    <w:rsid w:val="00546576"/>
    <w:rsid w:val="005466F3"/>
    <w:rsid w:val="00546B6D"/>
    <w:rsid w:val="00546C02"/>
    <w:rsid w:val="00546D71"/>
    <w:rsid w:val="0054704F"/>
    <w:rsid w:val="00547211"/>
    <w:rsid w:val="0055015E"/>
    <w:rsid w:val="005501BA"/>
    <w:rsid w:val="00550854"/>
    <w:rsid w:val="00550D23"/>
    <w:rsid w:val="005513F9"/>
    <w:rsid w:val="0055143E"/>
    <w:rsid w:val="00551AF5"/>
    <w:rsid w:val="005521DE"/>
    <w:rsid w:val="005529BA"/>
    <w:rsid w:val="00552B50"/>
    <w:rsid w:val="0055312D"/>
    <w:rsid w:val="0055316B"/>
    <w:rsid w:val="0055365A"/>
    <w:rsid w:val="00553A04"/>
    <w:rsid w:val="00553EB7"/>
    <w:rsid w:val="0055406D"/>
    <w:rsid w:val="00554174"/>
    <w:rsid w:val="005544A5"/>
    <w:rsid w:val="00554951"/>
    <w:rsid w:val="00554C2B"/>
    <w:rsid w:val="00554CBE"/>
    <w:rsid w:val="00554FFF"/>
    <w:rsid w:val="00555218"/>
    <w:rsid w:val="0055564E"/>
    <w:rsid w:val="00555E8E"/>
    <w:rsid w:val="00556397"/>
    <w:rsid w:val="005563DB"/>
    <w:rsid w:val="00556796"/>
    <w:rsid w:val="005567B3"/>
    <w:rsid w:val="0055680B"/>
    <w:rsid w:val="00556CEB"/>
    <w:rsid w:val="005574EC"/>
    <w:rsid w:val="005577F8"/>
    <w:rsid w:val="00557C7A"/>
    <w:rsid w:val="00557DAA"/>
    <w:rsid w:val="0056024D"/>
    <w:rsid w:val="00560359"/>
    <w:rsid w:val="0056044D"/>
    <w:rsid w:val="00560739"/>
    <w:rsid w:val="00560B38"/>
    <w:rsid w:val="00560C6D"/>
    <w:rsid w:val="0056101D"/>
    <w:rsid w:val="00561303"/>
    <w:rsid w:val="00561987"/>
    <w:rsid w:val="00561D62"/>
    <w:rsid w:val="00561E98"/>
    <w:rsid w:val="0056253A"/>
    <w:rsid w:val="005628C8"/>
    <w:rsid w:val="00562B3C"/>
    <w:rsid w:val="00562C5D"/>
    <w:rsid w:val="00563389"/>
    <w:rsid w:val="00563401"/>
    <w:rsid w:val="00563683"/>
    <w:rsid w:val="005636EC"/>
    <w:rsid w:val="0056381B"/>
    <w:rsid w:val="00563B42"/>
    <w:rsid w:val="0056418C"/>
    <w:rsid w:val="00564A7A"/>
    <w:rsid w:val="00564F9C"/>
    <w:rsid w:val="00565083"/>
    <w:rsid w:val="005652C4"/>
    <w:rsid w:val="0056555F"/>
    <w:rsid w:val="005655E8"/>
    <w:rsid w:val="005659B9"/>
    <w:rsid w:val="00565A89"/>
    <w:rsid w:val="00565C4A"/>
    <w:rsid w:val="00565C51"/>
    <w:rsid w:val="00566DAB"/>
    <w:rsid w:val="00566E18"/>
    <w:rsid w:val="005671FC"/>
    <w:rsid w:val="00567308"/>
    <w:rsid w:val="005674B9"/>
    <w:rsid w:val="005679CE"/>
    <w:rsid w:val="00567ABB"/>
    <w:rsid w:val="0057019D"/>
    <w:rsid w:val="005701B7"/>
    <w:rsid w:val="005703E9"/>
    <w:rsid w:val="00570408"/>
    <w:rsid w:val="0057052F"/>
    <w:rsid w:val="00570970"/>
    <w:rsid w:val="00571123"/>
    <w:rsid w:val="00571160"/>
    <w:rsid w:val="00571355"/>
    <w:rsid w:val="005715B2"/>
    <w:rsid w:val="005718FA"/>
    <w:rsid w:val="00571D5D"/>
    <w:rsid w:val="00572221"/>
    <w:rsid w:val="00572244"/>
    <w:rsid w:val="0057263C"/>
    <w:rsid w:val="00572BF8"/>
    <w:rsid w:val="00572C41"/>
    <w:rsid w:val="00572E9C"/>
    <w:rsid w:val="00572F38"/>
    <w:rsid w:val="0057344D"/>
    <w:rsid w:val="005740B3"/>
    <w:rsid w:val="0057420D"/>
    <w:rsid w:val="005745B3"/>
    <w:rsid w:val="00574681"/>
    <w:rsid w:val="0057470F"/>
    <w:rsid w:val="005748D2"/>
    <w:rsid w:val="005751A5"/>
    <w:rsid w:val="00575319"/>
    <w:rsid w:val="0057564C"/>
    <w:rsid w:val="005756CD"/>
    <w:rsid w:val="005758F4"/>
    <w:rsid w:val="0057629A"/>
    <w:rsid w:val="0057632F"/>
    <w:rsid w:val="00576453"/>
    <w:rsid w:val="0057665B"/>
    <w:rsid w:val="00576794"/>
    <w:rsid w:val="00576988"/>
    <w:rsid w:val="00576AC9"/>
    <w:rsid w:val="00576B24"/>
    <w:rsid w:val="00576F4D"/>
    <w:rsid w:val="00576FBD"/>
    <w:rsid w:val="00577390"/>
    <w:rsid w:val="005775D8"/>
    <w:rsid w:val="00577651"/>
    <w:rsid w:val="00577848"/>
    <w:rsid w:val="00577C64"/>
    <w:rsid w:val="00577D80"/>
    <w:rsid w:val="00580737"/>
    <w:rsid w:val="00580AC4"/>
    <w:rsid w:val="005812AA"/>
    <w:rsid w:val="00581648"/>
    <w:rsid w:val="005817C2"/>
    <w:rsid w:val="00581A78"/>
    <w:rsid w:val="0058217A"/>
    <w:rsid w:val="00582FE8"/>
    <w:rsid w:val="00583196"/>
    <w:rsid w:val="005834F8"/>
    <w:rsid w:val="005839EA"/>
    <w:rsid w:val="00583D5F"/>
    <w:rsid w:val="00583DED"/>
    <w:rsid w:val="00583F7E"/>
    <w:rsid w:val="00584641"/>
    <w:rsid w:val="005846CD"/>
    <w:rsid w:val="005848B9"/>
    <w:rsid w:val="00584A49"/>
    <w:rsid w:val="00584C57"/>
    <w:rsid w:val="00584D6D"/>
    <w:rsid w:val="00584E1F"/>
    <w:rsid w:val="00585DBB"/>
    <w:rsid w:val="005871DB"/>
    <w:rsid w:val="00587780"/>
    <w:rsid w:val="00587AF2"/>
    <w:rsid w:val="00587CA7"/>
    <w:rsid w:val="00587CAF"/>
    <w:rsid w:val="00587CDF"/>
    <w:rsid w:val="00587D0C"/>
    <w:rsid w:val="00587F08"/>
    <w:rsid w:val="00590544"/>
    <w:rsid w:val="00590570"/>
    <w:rsid w:val="005905DF"/>
    <w:rsid w:val="00590C05"/>
    <w:rsid w:val="00592214"/>
    <w:rsid w:val="00592446"/>
    <w:rsid w:val="00592472"/>
    <w:rsid w:val="00592BB1"/>
    <w:rsid w:val="00592D3A"/>
    <w:rsid w:val="00592D7E"/>
    <w:rsid w:val="005931D7"/>
    <w:rsid w:val="00593291"/>
    <w:rsid w:val="005938F3"/>
    <w:rsid w:val="00593B5C"/>
    <w:rsid w:val="00593FA0"/>
    <w:rsid w:val="005940E8"/>
    <w:rsid w:val="005941BE"/>
    <w:rsid w:val="00594391"/>
    <w:rsid w:val="00594AB0"/>
    <w:rsid w:val="00594AC8"/>
    <w:rsid w:val="00594D93"/>
    <w:rsid w:val="00594DD7"/>
    <w:rsid w:val="00594E48"/>
    <w:rsid w:val="00595280"/>
    <w:rsid w:val="005952F2"/>
    <w:rsid w:val="005955DB"/>
    <w:rsid w:val="0059561E"/>
    <w:rsid w:val="005958EC"/>
    <w:rsid w:val="005959BD"/>
    <w:rsid w:val="005959BE"/>
    <w:rsid w:val="00595ADF"/>
    <w:rsid w:val="005961B4"/>
    <w:rsid w:val="005963BD"/>
    <w:rsid w:val="00596739"/>
    <w:rsid w:val="00596AC9"/>
    <w:rsid w:val="00596C3F"/>
    <w:rsid w:val="00596D69"/>
    <w:rsid w:val="0059717E"/>
    <w:rsid w:val="005976E6"/>
    <w:rsid w:val="005979BB"/>
    <w:rsid w:val="00597A06"/>
    <w:rsid w:val="00597C89"/>
    <w:rsid w:val="00597E4A"/>
    <w:rsid w:val="005A020C"/>
    <w:rsid w:val="005A087E"/>
    <w:rsid w:val="005A0928"/>
    <w:rsid w:val="005A1147"/>
    <w:rsid w:val="005A11A6"/>
    <w:rsid w:val="005A13DB"/>
    <w:rsid w:val="005A15E2"/>
    <w:rsid w:val="005A17C7"/>
    <w:rsid w:val="005A1AD5"/>
    <w:rsid w:val="005A1E9B"/>
    <w:rsid w:val="005A20D2"/>
    <w:rsid w:val="005A2123"/>
    <w:rsid w:val="005A2998"/>
    <w:rsid w:val="005A29AC"/>
    <w:rsid w:val="005A2E5E"/>
    <w:rsid w:val="005A30B7"/>
    <w:rsid w:val="005A33B4"/>
    <w:rsid w:val="005A3859"/>
    <w:rsid w:val="005A38CD"/>
    <w:rsid w:val="005A3952"/>
    <w:rsid w:val="005A3A06"/>
    <w:rsid w:val="005A3AAA"/>
    <w:rsid w:val="005A3B1C"/>
    <w:rsid w:val="005A3B92"/>
    <w:rsid w:val="005A3E12"/>
    <w:rsid w:val="005A3F60"/>
    <w:rsid w:val="005A47D1"/>
    <w:rsid w:val="005A4ABF"/>
    <w:rsid w:val="005A4F41"/>
    <w:rsid w:val="005A507C"/>
    <w:rsid w:val="005A5A1A"/>
    <w:rsid w:val="005A5A1B"/>
    <w:rsid w:val="005A67AD"/>
    <w:rsid w:val="005A69D7"/>
    <w:rsid w:val="005A6D0A"/>
    <w:rsid w:val="005A6D33"/>
    <w:rsid w:val="005A6FF6"/>
    <w:rsid w:val="005A745E"/>
    <w:rsid w:val="005B00B1"/>
    <w:rsid w:val="005B0803"/>
    <w:rsid w:val="005B0E1B"/>
    <w:rsid w:val="005B10CB"/>
    <w:rsid w:val="005B1539"/>
    <w:rsid w:val="005B178E"/>
    <w:rsid w:val="005B193F"/>
    <w:rsid w:val="005B2399"/>
    <w:rsid w:val="005B2A14"/>
    <w:rsid w:val="005B2B2B"/>
    <w:rsid w:val="005B2CB4"/>
    <w:rsid w:val="005B3020"/>
    <w:rsid w:val="005B337B"/>
    <w:rsid w:val="005B341D"/>
    <w:rsid w:val="005B346D"/>
    <w:rsid w:val="005B419F"/>
    <w:rsid w:val="005B43F3"/>
    <w:rsid w:val="005B457C"/>
    <w:rsid w:val="005B4738"/>
    <w:rsid w:val="005B4854"/>
    <w:rsid w:val="005B48BD"/>
    <w:rsid w:val="005B4A32"/>
    <w:rsid w:val="005B4D23"/>
    <w:rsid w:val="005B4E8B"/>
    <w:rsid w:val="005B4EEB"/>
    <w:rsid w:val="005B4F9B"/>
    <w:rsid w:val="005B542A"/>
    <w:rsid w:val="005B55A5"/>
    <w:rsid w:val="005B55CF"/>
    <w:rsid w:val="005B5727"/>
    <w:rsid w:val="005B579A"/>
    <w:rsid w:val="005B5BF5"/>
    <w:rsid w:val="005B5F49"/>
    <w:rsid w:val="005B5F75"/>
    <w:rsid w:val="005B6121"/>
    <w:rsid w:val="005B624B"/>
    <w:rsid w:val="005B6304"/>
    <w:rsid w:val="005B6AE2"/>
    <w:rsid w:val="005B6B12"/>
    <w:rsid w:val="005B6C18"/>
    <w:rsid w:val="005B6E84"/>
    <w:rsid w:val="005B6F03"/>
    <w:rsid w:val="005B70C5"/>
    <w:rsid w:val="005B7A32"/>
    <w:rsid w:val="005B7B01"/>
    <w:rsid w:val="005B7CC6"/>
    <w:rsid w:val="005C00B9"/>
    <w:rsid w:val="005C01A0"/>
    <w:rsid w:val="005C0310"/>
    <w:rsid w:val="005C03D7"/>
    <w:rsid w:val="005C0B1D"/>
    <w:rsid w:val="005C1114"/>
    <w:rsid w:val="005C1424"/>
    <w:rsid w:val="005C14A5"/>
    <w:rsid w:val="005C1513"/>
    <w:rsid w:val="005C176E"/>
    <w:rsid w:val="005C18CA"/>
    <w:rsid w:val="005C1B19"/>
    <w:rsid w:val="005C23E0"/>
    <w:rsid w:val="005C251C"/>
    <w:rsid w:val="005C254E"/>
    <w:rsid w:val="005C27BC"/>
    <w:rsid w:val="005C27ED"/>
    <w:rsid w:val="005C2DE9"/>
    <w:rsid w:val="005C2FA2"/>
    <w:rsid w:val="005C32D8"/>
    <w:rsid w:val="005C3388"/>
    <w:rsid w:val="005C36F3"/>
    <w:rsid w:val="005C38A0"/>
    <w:rsid w:val="005C38D1"/>
    <w:rsid w:val="005C3BC9"/>
    <w:rsid w:val="005C3DB3"/>
    <w:rsid w:val="005C4564"/>
    <w:rsid w:val="005C45C4"/>
    <w:rsid w:val="005C4B38"/>
    <w:rsid w:val="005C4B6C"/>
    <w:rsid w:val="005C4D52"/>
    <w:rsid w:val="005C52D6"/>
    <w:rsid w:val="005C590E"/>
    <w:rsid w:val="005C5D39"/>
    <w:rsid w:val="005C5DCF"/>
    <w:rsid w:val="005C615E"/>
    <w:rsid w:val="005C6C0C"/>
    <w:rsid w:val="005C6EC4"/>
    <w:rsid w:val="005C74F3"/>
    <w:rsid w:val="005C75CD"/>
    <w:rsid w:val="005C7A84"/>
    <w:rsid w:val="005C7B3F"/>
    <w:rsid w:val="005C7D7F"/>
    <w:rsid w:val="005D023B"/>
    <w:rsid w:val="005D04E1"/>
    <w:rsid w:val="005D0978"/>
    <w:rsid w:val="005D0C6E"/>
    <w:rsid w:val="005D0F69"/>
    <w:rsid w:val="005D11AC"/>
    <w:rsid w:val="005D1287"/>
    <w:rsid w:val="005D19CD"/>
    <w:rsid w:val="005D1B0C"/>
    <w:rsid w:val="005D1B8A"/>
    <w:rsid w:val="005D1E11"/>
    <w:rsid w:val="005D22EF"/>
    <w:rsid w:val="005D27B2"/>
    <w:rsid w:val="005D2A2E"/>
    <w:rsid w:val="005D30FB"/>
    <w:rsid w:val="005D390F"/>
    <w:rsid w:val="005D3E2E"/>
    <w:rsid w:val="005D40F8"/>
    <w:rsid w:val="005D4323"/>
    <w:rsid w:val="005D4712"/>
    <w:rsid w:val="005D4A5C"/>
    <w:rsid w:val="005D4FEE"/>
    <w:rsid w:val="005D565B"/>
    <w:rsid w:val="005D5CBF"/>
    <w:rsid w:val="005D5CF4"/>
    <w:rsid w:val="005D5F66"/>
    <w:rsid w:val="005D6015"/>
    <w:rsid w:val="005D6AFA"/>
    <w:rsid w:val="005D6DB8"/>
    <w:rsid w:val="005D73EE"/>
    <w:rsid w:val="005D7539"/>
    <w:rsid w:val="005D7B00"/>
    <w:rsid w:val="005D7C1D"/>
    <w:rsid w:val="005E026B"/>
    <w:rsid w:val="005E0AB0"/>
    <w:rsid w:val="005E0BFA"/>
    <w:rsid w:val="005E0F6F"/>
    <w:rsid w:val="005E13A4"/>
    <w:rsid w:val="005E155D"/>
    <w:rsid w:val="005E1B28"/>
    <w:rsid w:val="005E1DF1"/>
    <w:rsid w:val="005E1DF9"/>
    <w:rsid w:val="005E1E09"/>
    <w:rsid w:val="005E26CC"/>
    <w:rsid w:val="005E362C"/>
    <w:rsid w:val="005E37D6"/>
    <w:rsid w:val="005E3957"/>
    <w:rsid w:val="005E4307"/>
    <w:rsid w:val="005E44CD"/>
    <w:rsid w:val="005E46E1"/>
    <w:rsid w:val="005E49E6"/>
    <w:rsid w:val="005E62F3"/>
    <w:rsid w:val="005E6355"/>
    <w:rsid w:val="005E6B65"/>
    <w:rsid w:val="005E6E52"/>
    <w:rsid w:val="005E6EC1"/>
    <w:rsid w:val="005E75D2"/>
    <w:rsid w:val="005E75F3"/>
    <w:rsid w:val="005E7AD6"/>
    <w:rsid w:val="005E7CCE"/>
    <w:rsid w:val="005E7D68"/>
    <w:rsid w:val="005F02C0"/>
    <w:rsid w:val="005F039C"/>
    <w:rsid w:val="005F1601"/>
    <w:rsid w:val="005F1C0A"/>
    <w:rsid w:val="005F1E06"/>
    <w:rsid w:val="005F20D4"/>
    <w:rsid w:val="005F21FA"/>
    <w:rsid w:val="005F22D0"/>
    <w:rsid w:val="005F2788"/>
    <w:rsid w:val="005F2826"/>
    <w:rsid w:val="005F2BB0"/>
    <w:rsid w:val="005F2CC7"/>
    <w:rsid w:val="005F2CE5"/>
    <w:rsid w:val="005F2DEA"/>
    <w:rsid w:val="005F31F3"/>
    <w:rsid w:val="005F3289"/>
    <w:rsid w:val="005F3433"/>
    <w:rsid w:val="005F3D99"/>
    <w:rsid w:val="005F47A3"/>
    <w:rsid w:val="005F4B67"/>
    <w:rsid w:val="005F4C74"/>
    <w:rsid w:val="005F51F3"/>
    <w:rsid w:val="005F599F"/>
    <w:rsid w:val="005F60B0"/>
    <w:rsid w:val="005F60B5"/>
    <w:rsid w:val="005F6432"/>
    <w:rsid w:val="005F69B3"/>
    <w:rsid w:val="005F6C3E"/>
    <w:rsid w:val="005F6FF4"/>
    <w:rsid w:val="005F7009"/>
    <w:rsid w:val="005F7083"/>
    <w:rsid w:val="005F7495"/>
    <w:rsid w:val="005F7552"/>
    <w:rsid w:val="005F796C"/>
    <w:rsid w:val="005F799B"/>
    <w:rsid w:val="005F79A7"/>
    <w:rsid w:val="005F7F2B"/>
    <w:rsid w:val="00600040"/>
    <w:rsid w:val="0060046F"/>
    <w:rsid w:val="00601625"/>
    <w:rsid w:val="006017BD"/>
    <w:rsid w:val="0060239A"/>
    <w:rsid w:val="006027EB"/>
    <w:rsid w:val="0060294C"/>
    <w:rsid w:val="0060296F"/>
    <w:rsid w:val="00602BB2"/>
    <w:rsid w:val="006030BD"/>
    <w:rsid w:val="00603462"/>
    <w:rsid w:val="00603801"/>
    <w:rsid w:val="00603DFC"/>
    <w:rsid w:val="006041A2"/>
    <w:rsid w:val="006041C1"/>
    <w:rsid w:val="00604526"/>
    <w:rsid w:val="00604876"/>
    <w:rsid w:val="0060497E"/>
    <w:rsid w:val="00604A9D"/>
    <w:rsid w:val="00604AFB"/>
    <w:rsid w:val="00604D46"/>
    <w:rsid w:val="00604D50"/>
    <w:rsid w:val="00604E7E"/>
    <w:rsid w:val="00604E80"/>
    <w:rsid w:val="006056F7"/>
    <w:rsid w:val="00605A9B"/>
    <w:rsid w:val="00605CA4"/>
    <w:rsid w:val="00605CAC"/>
    <w:rsid w:val="00605DFF"/>
    <w:rsid w:val="00605EEA"/>
    <w:rsid w:val="00605F37"/>
    <w:rsid w:val="00606047"/>
    <w:rsid w:val="00606876"/>
    <w:rsid w:val="006069B1"/>
    <w:rsid w:val="00606CC3"/>
    <w:rsid w:val="00606E52"/>
    <w:rsid w:val="00607534"/>
    <w:rsid w:val="00607759"/>
    <w:rsid w:val="00607805"/>
    <w:rsid w:val="006078BE"/>
    <w:rsid w:val="0061002C"/>
    <w:rsid w:val="00610357"/>
    <w:rsid w:val="006107BC"/>
    <w:rsid w:val="0061083D"/>
    <w:rsid w:val="0061090D"/>
    <w:rsid w:val="006109DE"/>
    <w:rsid w:val="00610CD3"/>
    <w:rsid w:val="006110FC"/>
    <w:rsid w:val="0061135F"/>
    <w:rsid w:val="00611748"/>
    <w:rsid w:val="00611B1E"/>
    <w:rsid w:val="00612029"/>
    <w:rsid w:val="00612281"/>
    <w:rsid w:val="006126DE"/>
    <w:rsid w:val="00612795"/>
    <w:rsid w:val="006129FA"/>
    <w:rsid w:val="00612A33"/>
    <w:rsid w:val="00612B7F"/>
    <w:rsid w:val="00613814"/>
    <w:rsid w:val="00613B41"/>
    <w:rsid w:val="00613C2E"/>
    <w:rsid w:val="0061418F"/>
    <w:rsid w:val="006143C1"/>
    <w:rsid w:val="006146CE"/>
    <w:rsid w:val="0061516E"/>
    <w:rsid w:val="006152EC"/>
    <w:rsid w:val="006153B2"/>
    <w:rsid w:val="006155D8"/>
    <w:rsid w:val="0061562C"/>
    <w:rsid w:val="00615665"/>
    <w:rsid w:val="00615812"/>
    <w:rsid w:val="00615BC1"/>
    <w:rsid w:val="00615DAD"/>
    <w:rsid w:val="00615EE6"/>
    <w:rsid w:val="00615FBF"/>
    <w:rsid w:val="0061668D"/>
    <w:rsid w:val="00616C75"/>
    <w:rsid w:val="00617108"/>
    <w:rsid w:val="00617139"/>
    <w:rsid w:val="00617156"/>
    <w:rsid w:val="006173C6"/>
    <w:rsid w:val="0061772D"/>
    <w:rsid w:val="00617A04"/>
    <w:rsid w:val="00617D50"/>
    <w:rsid w:val="00617D5F"/>
    <w:rsid w:val="006201FB"/>
    <w:rsid w:val="00620208"/>
    <w:rsid w:val="00620390"/>
    <w:rsid w:val="0062040F"/>
    <w:rsid w:val="00620FC5"/>
    <w:rsid w:val="00621120"/>
    <w:rsid w:val="00621270"/>
    <w:rsid w:val="006213AF"/>
    <w:rsid w:val="00621C1A"/>
    <w:rsid w:val="00621CBE"/>
    <w:rsid w:val="00621D9D"/>
    <w:rsid w:val="0062298E"/>
    <w:rsid w:val="00622A6B"/>
    <w:rsid w:val="0062365D"/>
    <w:rsid w:val="006237CA"/>
    <w:rsid w:val="00624061"/>
    <w:rsid w:val="00624143"/>
    <w:rsid w:val="006244D1"/>
    <w:rsid w:val="00624D56"/>
    <w:rsid w:val="0062508B"/>
    <w:rsid w:val="006251E3"/>
    <w:rsid w:val="006256C1"/>
    <w:rsid w:val="006257DA"/>
    <w:rsid w:val="00625E4B"/>
    <w:rsid w:val="00625FB3"/>
    <w:rsid w:val="00626348"/>
    <w:rsid w:val="00626711"/>
    <w:rsid w:val="0062685C"/>
    <w:rsid w:val="00626892"/>
    <w:rsid w:val="006269E8"/>
    <w:rsid w:val="00626C17"/>
    <w:rsid w:val="0062712A"/>
    <w:rsid w:val="0062759B"/>
    <w:rsid w:val="0062760D"/>
    <w:rsid w:val="006276BC"/>
    <w:rsid w:val="00627775"/>
    <w:rsid w:val="00627784"/>
    <w:rsid w:val="006277F3"/>
    <w:rsid w:val="006305D7"/>
    <w:rsid w:val="00630924"/>
    <w:rsid w:val="00630ED9"/>
    <w:rsid w:val="0063168F"/>
    <w:rsid w:val="0063184E"/>
    <w:rsid w:val="0063205A"/>
    <w:rsid w:val="006320DC"/>
    <w:rsid w:val="006320FE"/>
    <w:rsid w:val="006321DE"/>
    <w:rsid w:val="006326D2"/>
    <w:rsid w:val="0063279B"/>
    <w:rsid w:val="006327A6"/>
    <w:rsid w:val="00632DF1"/>
    <w:rsid w:val="0063334F"/>
    <w:rsid w:val="00633B0E"/>
    <w:rsid w:val="00633B8D"/>
    <w:rsid w:val="00634102"/>
    <w:rsid w:val="00634350"/>
    <w:rsid w:val="006344CD"/>
    <w:rsid w:val="0063476C"/>
    <w:rsid w:val="00634DF1"/>
    <w:rsid w:val="00634EB7"/>
    <w:rsid w:val="00635107"/>
    <w:rsid w:val="00635260"/>
    <w:rsid w:val="006352F5"/>
    <w:rsid w:val="0063564A"/>
    <w:rsid w:val="00635F36"/>
    <w:rsid w:val="00636BBC"/>
    <w:rsid w:val="00636BFD"/>
    <w:rsid w:val="00636DE7"/>
    <w:rsid w:val="00636E3B"/>
    <w:rsid w:val="0063728E"/>
    <w:rsid w:val="00637343"/>
    <w:rsid w:val="006374C9"/>
    <w:rsid w:val="00637918"/>
    <w:rsid w:val="00637B3F"/>
    <w:rsid w:val="00637BB0"/>
    <w:rsid w:val="00637F5C"/>
    <w:rsid w:val="00637F9F"/>
    <w:rsid w:val="0064019A"/>
    <w:rsid w:val="006403E7"/>
    <w:rsid w:val="00640CC2"/>
    <w:rsid w:val="00640E4A"/>
    <w:rsid w:val="00641946"/>
    <w:rsid w:val="006419B4"/>
    <w:rsid w:val="00641D71"/>
    <w:rsid w:val="00641DEE"/>
    <w:rsid w:val="00641EAC"/>
    <w:rsid w:val="00641FC4"/>
    <w:rsid w:val="0064228D"/>
    <w:rsid w:val="00642C18"/>
    <w:rsid w:val="00642D01"/>
    <w:rsid w:val="00642DCA"/>
    <w:rsid w:val="006430C5"/>
    <w:rsid w:val="006433D7"/>
    <w:rsid w:val="006437E3"/>
    <w:rsid w:val="00643851"/>
    <w:rsid w:val="00643A18"/>
    <w:rsid w:val="00644173"/>
    <w:rsid w:val="0064436B"/>
    <w:rsid w:val="006445C7"/>
    <w:rsid w:val="00644758"/>
    <w:rsid w:val="00644DA0"/>
    <w:rsid w:val="00644F68"/>
    <w:rsid w:val="00645186"/>
    <w:rsid w:val="0064519E"/>
    <w:rsid w:val="00645534"/>
    <w:rsid w:val="00645D43"/>
    <w:rsid w:val="00645FA3"/>
    <w:rsid w:val="006462F1"/>
    <w:rsid w:val="00646414"/>
    <w:rsid w:val="00646472"/>
    <w:rsid w:val="00646858"/>
    <w:rsid w:val="00646E9D"/>
    <w:rsid w:val="00647A64"/>
    <w:rsid w:val="00647BC8"/>
    <w:rsid w:val="00650528"/>
    <w:rsid w:val="00650621"/>
    <w:rsid w:val="0065086A"/>
    <w:rsid w:val="006510C9"/>
    <w:rsid w:val="00651287"/>
    <w:rsid w:val="0065153F"/>
    <w:rsid w:val="0065176F"/>
    <w:rsid w:val="00651987"/>
    <w:rsid w:val="00651B87"/>
    <w:rsid w:val="00652260"/>
    <w:rsid w:val="00652754"/>
    <w:rsid w:val="006529CA"/>
    <w:rsid w:val="00653342"/>
    <w:rsid w:val="006537E0"/>
    <w:rsid w:val="006539B7"/>
    <w:rsid w:val="00653A01"/>
    <w:rsid w:val="00653D2F"/>
    <w:rsid w:val="00653D42"/>
    <w:rsid w:val="00654644"/>
    <w:rsid w:val="006546B5"/>
    <w:rsid w:val="00654991"/>
    <w:rsid w:val="00654FCA"/>
    <w:rsid w:val="006552F6"/>
    <w:rsid w:val="006559AA"/>
    <w:rsid w:val="00655A22"/>
    <w:rsid w:val="00655C38"/>
    <w:rsid w:val="00656467"/>
    <w:rsid w:val="0065646E"/>
    <w:rsid w:val="00656639"/>
    <w:rsid w:val="00656744"/>
    <w:rsid w:val="006568F1"/>
    <w:rsid w:val="00656C9A"/>
    <w:rsid w:val="00656E44"/>
    <w:rsid w:val="00656FE7"/>
    <w:rsid w:val="00657277"/>
    <w:rsid w:val="006574F0"/>
    <w:rsid w:val="006579BC"/>
    <w:rsid w:val="00657D31"/>
    <w:rsid w:val="00657ED1"/>
    <w:rsid w:val="006603B7"/>
    <w:rsid w:val="006607DC"/>
    <w:rsid w:val="00660924"/>
    <w:rsid w:val="006609A8"/>
    <w:rsid w:val="00660BE4"/>
    <w:rsid w:val="00660D7E"/>
    <w:rsid w:val="006612E7"/>
    <w:rsid w:val="0066199E"/>
    <w:rsid w:val="006619CE"/>
    <w:rsid w:val="00661A22"/>
    <w:rsid w:val="00661B1A"/>
    <w:rsid w:val="00662805"/>
    <w:rsid w:val="006628A8"/>
    <w:rsid w:val="00662DB4"/>
    <w:rsid w:val="00662ED5"/>
    <w:rsid w:val="00663277"/>
    <w:rsid w:val="00663415"/>
    <w:rsid w:val="006637A4"/>
    <w:rsid w:val="00663DD3"/>
    <w:rsid w:val="00664CC3"/>
    <w:rsid w:val="00664E81"/>
    <w:rsid w:val="00664FAB"/>
    <w:rsid w:val="0066517B"/>
    <w:rsid w:val="006652F5"/>
    <w:rsid w:val="00665544"/>
    <w:rsid w:val="0066554E"/>
    <w:rsid w:val="006664B3"/>
    <w:rsid w:val="00666594"/>
    <w:rsid w:val="0066689A"/>
    <w:rsid w:val="0066785D"/>
    <w:rsid w:val="00667AF5"/>
    <w:rsid w:val="0067007B"/>
    <w:rsid w:val="006706CF"/>
    <w:rsid w:val="006706ED"/>
    <w:rsid w:val="00670B47"/>
    <w:rsid w:val="0067120A"/>
    <w:rsid w:val="00671426"/>
    <w:rsid w:val="006718D1"/>
    <w:rsid w:val="00671C70"/>
    <w:rsid w:val="00672006"/>
    <w:rsid w:val="00672553"/>
    <w:rsid w:val="0067257F"/>
    <w:rsid w:val="00672A9E"/>
    <w:rsid w:val="00672D6C"/>
    <w:rsid w:val="0067336F"/>
    <w:rsid w:val="00673386"/>
    <w:rsid w:val="0067376F"/>
    <w:rsid w:val="006749A6"/>
    <w:rsid w:val="00674D68"/>
    <w:rsid w:val="00675070"/>
    <w:rsid w:val="00675FD0"/>
    <w:rsid w:val="00675FF7"/>
    <w:rsid w:val="00676352"/>
    <w:rsid w:val="0067649F"/>
    <w:rsid w:val="00676D85"/>
    <w:rsid w:val="006772AA"/>
    <w:rsid w:val="0067779C"/>
    <w:rsid w:val="006777CE"/>
    <w:rsid w:val="006806CF"/>
    <w:rsid w:val="00680A36"/>
    <w:rsid w:val="00680EAA"/>
    <w:rsid w:val="006812F7"/>
    <w:rsid w:val="00681354"/>
    <w:rsid w:val="00681394"/>
    <w:rsid w:val="00681891"/>
    <w:rsid w:val="00681E23"/>
    <w:rsid w:val="00681FE3"/>
    <w:rsid w:val="0068207B"/>
    <w:rsid w:val="00682BBC"/>
    <w:rsid w:val="00682F24"/>
    <w:rsid w:val="00682FE0"/>
    <w:rsid w:val="00683140"/>
    <w:rsid w:val="006832C9"/>
    <w:rsid w:val="00683692"/>
    <w:rsid w:val="00683955"/>
    <w:rsid w:val="00684098"/>
    <w:rsid w:val="0068409D"/>
    <w:rsid w:val="00684141"/>
    <w:rsid w:val="0068424F"/>
    <w:rsid w:val="0068469A"/>
    <w:rsid w:val="00684848"/>
    <w:rsid w:val="00684A39"/>
    <w:rsid w:val="00684BC5"/>
    <w:rsid w:val="00684CE8"/>
    <w:rsid w:val="0068515D"/>
    <w:rsid w:val="00685347"/>
    <w:rsid w:val="006857A2"/>
    <w:rsid w:val="0068618C"/>
    <w:rsid w:val="006864A8"/>
    <w:rsid w:val="006866AA"/>
    <w:rsid w:val="00686D1B"/>
    <w:rsid w:val="00687278"/>
    <w:rsid w:val="006873FD"/>
    <w:rsid w:val="006874F8"/>
    <w:rsid w:val="00687510"/>
    <w:rsid w:val="00687B10"/>
    <w:rsid w:val="00690108"/>
    <w:rsid w:val="0069033F"/>
    <w:rsid w:val="00690F75"/>
    <w:rsid w:val="006911C7"/>
    <w:rsid w:val="00691733"/>
    <w:rsid w:val="006917C3"/>
    <w:rsid w:val="006918E2"/>
    <w:rsid w:val="00691AEE"/>
    <w:rsid w:val="00691C3B"/>
    <w:rsid w:val="00692125"/>
    <w:rsid w:val="006924CE"/>
    <w:rsid w:val="00692623"/>
    <w:rsid w:val="00692764"/>
    <w:rsid w:val="00692961"/>
    <w:rsid w:val="006929F8"/>
    <w:rsid w:val="00692B05"/>
    <w:rsid w:val="00692B9F"/>
    <w:rsid w:val="00692BF7"/>
    <w:rsid w:val="00692E19"/>
    <w:rsid w:val="006932D2"/>
    <w:rsid w:val="006938FA"/>
    <w:rsid w:val="00693E83"/>
    <w:rsid w:val="00693FD3"/>
    <w:rsid w:val="006944FD"/>
    <w:rsid w:val="006945B0"/>
    <w:rsid w:val="00694751"/>
    <w:rsid w:val="006949D0"/>
    <w:rsid w:val="006951D7"/>
    <w:rsid w:val="00695244"/>
    <w:rsid w:val="00695548"/>
    <w:rsid w:val="0069558B"/>
    <w:rsid w:val="006956BC"/>
    <w:rsid w:val="00695881"/>
    <w:rsid w:val="006958A6"/>
    <w:rsid w:val="00695B2D"/>
    <w:rsid w:val="00695B71"/>
    <w:rsid w:val="00695D79"/>
    <w:rsid w:val="006960D5"/>
    <w:rsid w:val="00696842"/>
    <w:rsid w:val="00696B20"/>
    <w:rsid w:val="00697698"/>
    <w:rsid w:val="006978DC"/>
    <w:rsid w:val="006979E5"/>
    <w:rsid w:val="00697A7E"/>
    <w:rsid w:val="00697C7E"/>
    <w:rsid w:val="006A05AA"/>
    <w:rsid w:val="006A081F"/>
    <w:rsid w:val="006A08B2"/>
    <w:rsid w:val="006A0C2D"/>
    <w:rsid w:val="006A1040"/>
    <w:rsid w:val="006A1060"/>
    <w:rsid w:val="006A15FD"/>
    <w:rsid w:val="006A1D44"/>
    <w:rsid w:val="006A1DA2"/>
    <w:rsid w:val="006A1DD8"/>
    <w:rsid w:val="006A1E01"/>
    <w:rsid w:val="006A20E6"/>
    <w:rsid w:val="006A2178"/>
    <w:rsid w:val="006A2223"/>
    <w:rsid w:val="006A233F"/>
    <w:rsid w:val="006A23FF"/>
    <w:rsid w:val="006A28BF"/>
    <w:rsid w:val="006A2B6B"/>
    <w:rsid w:val="006A2DEC"/>
    <w:rsid w:val="006A3127"/>
    <w:rsid w:val="006A3421"/>
    <w:rsid w:val="006A361D"/>
    <w:rsid w:val="006A386F"/>
    <w:rsid w:val="006A39D4"/>
    <w:rsid w:val="006A3E1C"/>
    <w:rsid w:val="006A4126"/>
    <w:rsid w:val="006A416F"/>
    <w:rsid w:val="006A4901"/>
    <w:rsid w:val="006A4CDD"/>
    <w:rsid w:val="006A4D0D"/>
    <w:rsid w:val="006A4ECC"/>
    <w:rsid w:val="006A515D"/>
    <w:rsid w:val="006A5262"/>
    <w:rsid w:val="006A5348"/>
    <w:rsid w:val="006A53AC"/>
    <w:rsid w:val="006A543F"/>
    <w:rsid w:val="006A598F"/>
    <w:rsid w:val="006A5B02"/>
    <w:rsid w:val="006A5BDE"/>
    <w:rsid w:val="006A5E66"/>
    <w:rsid w:val="006A5EFD"/>
    <w:rsid w:val="006A62D0"/>
    <w:rsid w:val="006A66EB"/>
    <w:rsid w:val="006A6F37"/>
    <w:rsid w:val="006A76E2"/>
    <w:rsid w:val="006A7991"/>
    <w:rsid w:val="006A7F0C"/>
    <w:rsid w:val="006B0815"/>
    <w:rsid w:val="006B083A"/>
    <w:rsid w:val="006B08B6"/>
    <w:rsid w:val="006B0AB0"/>
    <w:rsid w:val="006B2050"/>
    <w:rsid w:val="006B21C9"/>
    <w:rsid w:val="006B21E0"/>
    <w:rsid w:val="006B282E"/>
    <w:rsid w:val="006B288C"/>
    <w:rsid w:val="006B2FFD"/>
    <w:rsid w:val="006B32AE"/>
    <w:rsid w:val="006B39F6"/>
    <w:rsid w:val="006B3A06"/>
    <w:rsid w:val="006B3AE2"/>
    <w:rsid w:val="006B40E7"/>
    <w:rsid w:val="006B4156"/>
    <w:rsid w:val="006B418F"/>
    <w:rsid w:val="006B4594"/>
    <w:rsid w:val="006B4DDD"/>
    <w:rsid w:val="006B4EE5"/>
    <w:rsid w:val="006B5285"/>
    <w:rsid w:val="006B5357"/>
    <w:rsid w:val="006B5716"/>
    <w:rsid w:val="006B5BFC"/>
    <w:rsid w:val="006B5E48"/>
    <w:rsid w:val="006B642D"/>
    <w:rsid w:val="006B69DA"/>
    <w:rsid w:val="006B6CD3"/>
    <w:rsid w:val="006B74EF"/>
    <w:rsid w:val="006B7A60"/>
    <w:rsid w:val="006B7B14"/>
    <w:rsid w:val="006B7E1F"/>
    <w:rsid w:val="006C016A"/>
    <w:rsid w:val="006C0200"/>
    <w:rsid w:val="006C0436"/>
    <w:rsid w:val="006C0645"/>
    <w:rsid w:val="006C0683"/>
    <w:rsid w:val="006C095A"/>
    <w:rsid w:val="006C0BFE"/>
    <w:rsid w:val="006C0C87"/>
    <w:rsid w:val="006C13EB"/>
    <w:rsid w:val="006C146F"/>
    <w:rsid w:val="006C15FF"/>
    <w:rsid w:val="006C196B"/>
    <w:rsid w:val="006C1B3D"/>
    <w:rsid w:val="006C22EF"/>
    <w:rsid w:val="006C2429"/>
    <w:rsid w:val="006C24A6"/>
    <w:rsid w:val="006C25DB"/>
    <w:rsid w:val="006C2645"/>
    <w:rsid w:val="006C29D4"/>
    <w:rsid w:val="006C2E69"/>
    <w:rsid w:val="006C303B"/>
    <w:rsid w:val="006C3302"/>
    <w:rsid w:val="006C3933"/>
    <w:rsid w:val="006C3CC0"/>
    <w:rsid w:val="006C3ED2"/>
    <w:rsid w:val="006C3F61"/>
    <w:rsid w:val="006C411A"/>
    <w:rsid w:val="006C44B8"/>
    <w:rsid w:val="006C46CA"/>
    <w:rsid w:val="006C4713"/>
    <w:rsid w:val="006C4E2B"/>
    <w:rsid w:val="006C4EF9"/>
    <w:rsid w:val="006C52A1"/>
    <w:rsid w:val="006C5338"/>
    <w:rsid w:val="006C568C"/>
    <w:rsid w:val="006C59E6"/>
    <w:rsid w:val="006C5B67"/>
    <w:rsid w:val="006C5CE2"/>
    <w:rsid w:val="006C5CF4"/>
    <w:rsid w:val="006C5FC3"/>
    <w:rsid w:val="006C63C9"/>
    <w:rsid w:val="006C6523"/>
    <w:rsid w:val="006C6568"/>
    <w:rsid w:val="006C66FC"/>
    <w:rsid w:val="006C6727"/>
    <w:rsid w:val="006C696A"/>
    <w:rsid w:val="006C6A5B"/>
    <w:rsid w:val="006C6B0E"/>
    <w:rsid w:val="006C6E60"/>
    <w:rsid w:val="006C6E70"/>
    <w:rsid w:val="006C7116"/>
    <w:rsid w:val="006C75E7"/>
    <w:rsid w:val="006C768E"/>
    <w:rsid w:val="006C7C17"/>
    <w:rsid w:val="006C7EBB"/>
    <w:rsid w:val="006D06ED"/>
    <w:rsid w:val="006D1176"/>
    <w:rsid w:val="006D12D1"/>
    <w:rsid w:val="006D168A"/>
    <w:rsid w:val="006D1E62"/>
    <w:rsid w:val="006D227A"/>
    <w:rsid w:val="006D2D8F"/>
    <w:rsid w:val="006D3271"/>
    <w:rsid w:val="006D36E0"/>
    <w:rsid w:val="006D38E7"/>
    <w:rsid w:val="006D3B0B"/>
    <w:rsid w:val="006D3ED3"/>
    <w:rsid w:val="006D4114"/>
    <w:rsid w:val="006D4256"/>
    <w:rsid w:val="006D429C"/>
    <w:rsid w:val="006D4C35"/>
    <w:rsid w:val="006D4C8C"/>
    <w:rsid w:val="006D4D49"/>
    <w:rsid w:val="006D4EBF"/>
    <w:rsid w:val="006D4FD4"/>
    <w:rsid w:val="006D5494"/>
    <w:rsid w:val="006D5555"/>
    <w:rsid w:val="006D5A0D"/>
    <w:rsid w:val="006D5DA6"/>
    <w:rsid w:val="006D5F77"/>
    <w:rsid w:val="006D6108"/>
    <w:rsid w:val="006D621F"/>
    <w:rsid w:val="006D62CE"/>
    <w:rsid w:val="006D6AF0"/>
    <w:rsid w:val="006D6C01"/>
    <w:rsid w:val="006D703B"/>
    <w:rsid w:val="006D7071"/>
    <w:rsid w:val="006D75DF"/>
    <w:rsid w:val="006D7B85"/>
    <w:rsid w:val="006E020F"/>
    <w:rsid w:val="006E0853"/>
    <w:rsid w:val="006E0DF5"/>
    <w:rsid w:val="006E10CB"/>
    <w:rsid w:val="006E1196"/>
    <w:rsid w:val="006E11E9"/>
    <w:rsid w:val="006E1580"/>
    <w:rsid w:val="006E1A81"/>
    <w:rsid w:val="006E239C"/>
    <w:rsid w:val="006E2AA8"/>
    <w:rsid w:val="006E339B"/>
    <w:rsid w:val="006E35F5"/>
    <w:rsid w:val="006E36C1"/>
    <w:rsid w:val="006E3D6E"/>
    <w:rsid w:val="006E3E3D"/>
    <w:rsid w:val="006E47AF"/>
    <w:rsid w:val="006E5044"/>
    <w:rsid w:val="006E50FD"/>
    <w:rsid w:val="006E5B56"/>
    <w:rsid w:val="006E5E4E"/>
    <w:rsid w:val="006E648E"/>
    <w:rsid w:val="006E6506"/>
    <w:rsid w:val="006E6590"/>
    <w:rsid w:val="006E68FB"/>
    <w:rsid w:val="006E70B3"/>
    <w:rsid w:val="006E77EC"/>
    <w:rsid w:val="006E7E54"/>
    <w:rsid w:val="006E7F65"/>
    <w:rsid w:val="006F05C1"/>
    <w:rsid w:val="006F08A7"/>
    <w:rsid w:val="006F0934"/>
    <w:rsid w:val="006F0983"/>
    <w:rsid w:val="006F0A82"/>
    <w:rsid w:val="006F0CA2"/>
    <w:rsid w:val="006F0E57"/>
    <w:rsid w:val="006F1057"/>
    <w:rsid w:val="006F11E2"/>
    <w:rsid w:val="006F13F0"/>
    <w:rsid w:val="006F14ED"/>
    <w:rsid w:val="006F1652"/>
    <w:rsid w:val="006F1D49"/>
    <w:rsid w:val="006F1FEE"/>
    <w:rsid w:val="006F25F0"/>
    <w:rsid w:val="006F2632"/>
    <w:rsid w:val="006F266A"/>
    <w:rsid w:val="006F28E9"/>
    <w:rsid w:val="006F2A2A"/>
    <w:rsid w:val="006F312C"/>
    <w:rsid w:val="006F320E"/>
    <w:rsid w:val="006F35DC"/>
    <w:rsid w:val="006F3739"/>
    <w:rsid w:val="006F3B81"/>
    <w:rsid w:val="006F47F9"/>
    <w:rsid w:val="006F5189"/>
    <w:rsid w:val="006F51C3"/>
    <w:rsid w:val="006F5DDD"/>
    <w:rsid w:val="006F6291"/>
    <w:rsid w:val="006F62C8"/>
    <w:rsid w:val="006F683E"/>
    <w:rsid w:val="006F6E1D"/>
    <w:rsid w:val="006F6E4E"/>
    <w:rsid w:val="006F717D"/>
    <w:rsid w:val="006F735A"/>
    <w:rsid w:val="006F7964"/>
    <w:rsid w:val="006F7B87"/>
    <w:rsid w:val="007001AE"/>
    <w:rsid w:val="007013F3"/>
    <w:rsid w:val="007014C4"/>
    <w:rsid w:val="00701BE3"/>
    <w:rsid w:val="00701C21"/>
    <w:rsid w:val="00701D43"/>
    <w:rsid w:val="00702527"/>
    <w:rsid w:val="007025F2"/>
    <w:rsid w:val="007026D3"/>
    <w:rsid w:val="00702C30"/>
    <w:rsid w:val="0070318F"/>
    <w:rsid w:val="0070380F"/>
    <w:rsid w:val="00703BEA"/>
    <w:rsid w:val="00704313"/>
    <w:rsid w:val="007044FA"/>
    <w:rsid w:val="007050ED"/>
    <w:rsid w:val="00705635"/>
    <w:rsid w:val="0070573C"/>
    <w:rsid w:val="007059E1"/>
    <w:rsid w:val="00705B03"/>
    <w:rsid w:val="00705CA8"/>
    <w:rsid w:val="00706480"/>
    <w:rsid w:val="00706818"/>
    <w:rsid w:val="00706A0D"/>
    <w:rsid w:val="007071CB"/>
    <w:rsid w:val="00707C41"/>
    <w:rsid w:val="00707D55"/>
    <w:rsid w:val="00707DF1"/>
    <w:rsid w:val="00707F05"/>
    <w:rsid w:val="00710123"/>
    <w:rsid w:val="0071057C"/>
    <w:rsid w:val="00710B3A"/>
    <w:rsid w:val="00710EEC"/>
    <w:rsid w:val="007115F3"/>
    <w:rsid w:val="00711CA5"/>
    <w:rsid w:val="00711CC0"/>
    <w:rsid w:val="00713384"/>
    <w:rsid w:val="007134BD"/>
    <w:rsid w:val="00713555"/>
    <w:rsid w:val="00714392"/>
    <w:rsid w:val="00714400"/>
    <w:rsid w:val="007145BB"/>
    <w:rsid w:val="00714948"/>
    <w:rsid w:val="00714960"/>
    <w:rsid w:val="00714A21"/>
    <w:rsid w:val="00714D34"/>
    <w:rsid w:val="00714F9E"/>
    <w:rsid w:val="007158D8"/>
    <w:rsid w:val="00715ADB"/>
    <w:rsid w:val="00715F0E"/>
    <w:rsid w:val="007162A5"/>
    <w:rsid w:val="00716858"/>
    <w:rsid w:val="00717153"/>
    <w:rsid w:val="0071742B"/>
    <w:rsid w:val="00717565"/>
    <w:rsid w:val="0071775D"/>
    <w:rsid w:val="00717863"/>
    <w:rsid w:val="00717A5E"/>
    <w:rsid w:val="00717B8E"/>
    <w:rsid w:val="00720132"/>
    <w:rsid w:val="007208E9"/>
    <w:rsid w:val="00720A8A"/>
    <w:rsid w:val="00720B17"/>
    <w:rsid w:val="007210E6"/>
    <w:rsid w:val="007211D3"/>
    <w:rsid w:val="0072139D"/>
    <w:rsid w:val="00721EB3"/>
    <w:rsid w:val="007222B0"/>
    <w:rsid w:val="00722413"/>
    <w:rsid w:val="007236D6"/>
    <w:rsid w:val="00723799"/>
    <w:rsid w:val="00723B59"/>
    <w:rsid w:val="00723E5A"/>
    <w:rsid w:val="0072462D"/>
    <w:rsid w:val="0072483E"/>
    <w:rsid w:val="00724C0C"/>
    <w:rsid w:val="00724E96"/>
    <w:rsid w:val="0072538D"/>
    <w:rsid w:val="007256F1"/>
    <w:rsid w:val="00725920"/>
    <w:rsid w:val="007259BF"/>
    <w:rsid w:val="00726BC2"/>
    <w:rsid w:val="00726D16"/>
    <w:rsid w:val="00726DE5"/>
    <w:rsid w:val="00726DE8"/>
    <w:rsid w:val="007270A2"/>
    <w:rsid w:val="00727A05"/>
    <w:rsid w:val="00727A2A"/>
    <w:rsid w:val="00727AB1"/>
    <w:rsid w:val="00727E63"/>
    <w:rsid w:val="00730114"/>
    <w:rsid w:val="00730161"/>
    <w:rsid w:val="007301D7"/>
    <w:rsid w:val="0073089F"/>
    <w:rsid w:val="00730E42"/>
    <w:rsid w:val="00730F74"/>
    <w:rsid w:val="007311E3"/>
    <w:rsid w:val="00731B4A"/>
    <w:rsid w:val="00731C61"/>
    <w:rsid w:val="00731DA5"/>
    <w:rsid w:val="007323EC"/>
    <w:rsid w:val="00732551"/>
    <w:rsid w:val="00732A09"/>
    <w:rsid w:val="00732F50"/>
    <w:rsid w:val="0073306C"/>
    <w:rsid w:val="0073335F"/>
    <w:rsid w:val="0073353B"/>
    <w:rsid w:val="00733D23"/>
    <w:rsid w:val="00733E11"/>
    <w:rsid w:val="00733F5C"/>
    <w:rsid w:val="007340BF"/>
    <w:rsid w:val="00734269"/>
    <w:rsid w:val="007343AA"/>
    <w:rsid w:val="0073459F"/>
    <w:rsid w:val="007349FB"/>
    <w:rsid w:val="00734A8F"/>
    <w:rsid w:val="00734C60"/>
    <w:rsid w:val="00734E57"/>
    <w:rsid w:val="00735227"/>
    <w:rsid w:val="00735BD5"/>
    <w:rsid w:val="00735BFF"/>
    <w:rsid w:val="00735EC5"/>
    <w:rsid w:val="00736036"/>
    <w:rsid w:val="0073634D"/>
    <w:rsid w:val="007364A2"/>
    <w:rsid w:val="00736960"/>
    <w:rsid w:val="00736FD4"/>
    <w:rsid w:val="00737239"/>
    <w:rsid w:val="0073789C"/>
    <w:rsid w:val="00740335"/>
    <w:rsid w:val="00740BDA"/>
    <w:rsid w:val="00741238"/>
    <w:rsid w:val="007420AC"/>
    <w:rsid w:val="007422B0"/>
    <w:rsid w:val="007422E6"/>
    <w:rsid w:val="00742569"/>
    <w:rsid w:val="0074339B"/>
    <w:rsid w:val="00743453"/>
    <w:rsid w:val="00743C05"/>
    <w:rsid w:val="00743D13"/>
    <w:rsid w:val="00743DCE"/>
    <w:rsid w:val="00744173"/>
    <w:rsid w:val="00744226"/>
    <w:rsid w:val="007447D1"/>
    <w:rsid w:val="00744AB5"/>
    <w:rsid w:val="00744CA8"/>
    <w:rsid w:val="00745014"/>
    <w:rsid w:val="007450DD"/>
    <w:rsid w:val="007451D6"/>
    <w:rsid w:val="007452BD"/>
    <w:rsid w:val="00745499"/>
    <w:rsid w:val="007463B5"/>
    <w:rsid w:val="00747095"/>
    <w:rsid w:val="0074722F"/>
    <w:rsid w:val="0074726A"/>
    <w:rsid w:val="0074766C"/>
    <w:rsid w:val="00747AD6"/>
    <w:rsid w:val="00747C84"/>
    <w:rsid w:val="00750A73"/>
    <w:rsid w:val="00750A99"/>
    <w:rsid w:val="00751138"/>
    <w:rsid w:val="00751415"/>
    <w:rsid w:val="00751BA0"/>
    <w:rsid w:val="00751C08"/>
    <w:rsid w:val="00751D39"/>
    <w:rsid w:val="00752083"/>
    <w:rsid w:val="007520A6"/>
    <w:rsid w:val="00752649"/>
    <w:rsid w:val="00752655"/>
    <w:rsid w:val="00752D2A"/>
    <w:rsid w:val="007536A5"/>
    <w:rsid w:val="00753A75"/>
    <w:rsid w:val="0075439B"/>
    <w:rsid w:val="007543B8"/>
    <w:rsid w:val="007547BB"/>
    <w:rsid w:val="00754F69"/>
    <w:rsid w:val="00755028"/>
    <w:rsid w:val="0075514E"/>
    <w:rsid w:val="007551C4"/>
    <w:rsid w:val="007553A8"/>
    <w:rsid w:val="007553C4"/>
    <w:rsid w:val="007556E0"/>
    <w:rsid w:val="0075588C"/>
    <w:rsid w:val="00755C3C"/>
    <w:rsid w:val="00755F01"/>
    <w:rsid w:val="00755F65"/>
    <w:rsid w:val="00756024"/>
    <w:rsid w:val="00756798"/>
    <w:rsid w:val="00756BC1"/>
    <w:rsid w:val="00757285"/>
    <w:rsid w:val="0075729C"/>
    <w:rsid w:val="007573A1"/>
    <w:rsid w:val="00757485"/>
    <w:rsid w:val="00757488"/>
    <w:rsid w:val="00757558"/>
    <w:rsid w:val="007577E5"/>
    <w:rsid w:val="00757ADC"/>
    <w:rsid w:val="00760222"/>
    <w:rsid w:val="007602FF"/>
    <w:rsid w:val="00760F2A"/>
    <w:rsid w:val="00760FD9"/>
    <w:rsid w:val="007612CC"/>
    <w:rsid w:val="00761785"/>
    <w:rsid w:val="00761B0E"/>
    <w:rsid w:val="00761C0F"/>
    <w:rsid w:val="00762068"/>
    <w:rsid w:val="007625B5"/>
    <w:rsid w:val="00762731"/>
    <w:rsid w:val="0076314E"/>
    <w:rsid w:val="0076375B"/>
    <w:rsid w:val="00763826"/>
    <w:rsid w:val="00763977"/>
    <w:rsid w:val="00763D83"/>
    <w:rsid w:val="00763E37"/>
    <w:rsid w:val="00764264"/>
    <w:rsid w:val="00764561"/>
    <w:rsid w:val="00764965"/>
    <w:rsid w:val="00764ED9"/>
    <w:rsid w:val="00765A46"/>
    <w:rsid w:val="00765A4C"/>
    <w:rsid w:val="00765CA9"/>
    <w:rsid w:val="00765F4B"/>
    <w:rsid w:val="00766286"/>
    <w:rsid w:val="007664DB"/>
    <w:rsid w:val="007667B1"/>
    <w:rsid w:val="0076688C"/>
    <w:rsid w:val="00766E88"/>
    <w:rsid w:val="00766EB3"/>
    <w:rsid w:val="007671BC"/>
    <w:rsid w:val="007672A2"/>
    <w:rsid w:val="0076767A"/>
    <w:rsid w:val="00767733"/>
    <w:rsid w:val="0076779D"/>
    <w:rsid w:val="007700DC"/>
    <w:rsid w:val="00770102"/>
    <w:rsid w:val="0077019B"/>
    <w:rsid w:val="00770312"/>
    <w:rsid w:val="00770386"/>
    <w:rsid w:val="00771C2E"/>
    <w:rsid w:val="00771EAD"/>
    <w:rsid w:val="0077237E"/>
    <w:rsid w:val="00772531"/>
    <w:rsid w:val="0077267D"/>
    <w:rsid w:val="00772916"/>
    <w:rsid w:val="00773066"/>
    <w:rsid w:val="00773520"/>
    <w:rsid w:val="007738A7"/>
    <w:rsid w:val="00773BDA"/>
    <w:rsid w:val="00773F4E"/>
    <w:rsid w:val="00774118"/>
    <w:rsid w:val="00774372"/>
    <w:rsid w:val="00774463"/>
    <w:rsid w:val="00774B6E"/>
    <w:rsid w:val="00774BD4"/>
    <w:rsid w:val="00774EB0"/>
    <w:rsid w:val="00775103"/>
    <w:rsid w:val="007751DF"/>
    <w:rsid w:val="00775543"/>
    <w:rsid w:val="00775881"/>
    <w:rsid w:val="00775B89"/>
    <w:rsid w:val="00775C75"/>
    <w:rsid w:val="00776582"/>
    <w:rsid w:val="00776C62"/>
    <w:rsid w:val="00776D69"/>
    <w:rsid w:val="0077729B"/>
    <w:rsid w:val="007772AC"/>
    <w:rsid w:val="007773F0"/>
    <w:rsid w:val="007775E7"/>
    <w:rsid w:val="0077768E"/>
    <w:rsid w:val="007778ED"/>
    <w:rsid w:val="00777EB4"/>
    <w:rsid w:val="0078006A"/>
    <w:rsid w:val="00780634"/>
    <w:rsid w:val="0078064F"/>
    <w:rsid w:val="00780CFB"/>
    <w:rsid w:val="00780E21"/>
    <w:rsid w:val="007810FD"/>
    <w:rsid w:val="007814A6"/>
    <w:rsid w:val="00781F9A"/>
    <w:rsid w:val="00782574"/>
    <w:rsid w:val="007825D6"/>
    <w:rsid w:val="0078269D"/>
    <w:rsid w:val="0078297D"/>
    <w:rsid w:val="00782A7F"/>
    <w:rsid w:val="00782C09"/>
    <w:rsid w:val="00783031"/>
    <w:rsid w:val="0078312B"/>
    <w:rsid w:val="007832DF"/>
    <w:rsid w:val="0078366F"/>
    <w:rsid w:val="0078399D"/>
    <w:rsid w:val="00783AAE"/>
    <w:rsid w:val="00784851"/>
    <w:rsid w:val="00784B20"/>
    <w:rsid w:val="00784D9A"/>
    <w:rsid w:val="00784E23"/>
    <w:rsid w:val="007853B7"/>
    <w:rsid w:val="00785400"/>
    <w:rsid w:val="0078629C"/>
    <w:rsid w:val="007862C8"/>
    <w:rsid w:val="0078683B"/>
    <w:rsid w:val="00786B31"/>
    <w:rsid w:val="00786CF6"/>
    <w:rsid w:val="00786D24"/>
    <w:rsid w:val="00786EE1"/>
    <w:rsid w:val="00787346"/>
    <w:rsid w:val="00787527"/>
    <w:rsid w:val="00787823"/>
    <w:rsid w:val="00787B24"/>
    <w:rsid w:val="00790B23"/>
    <w:rsid w:val="00790CBB"/>
    <w:rsid w:val="00790CC3"/>
    <w:rsid w:val="00790D87"/>
    <w:rsid w:val="007912BB"/>
    <w:rsid w:val="007919AC"/>
    <w:rsid w:val="0079265C"/>
    <w:rsid w:val="0079280E"/>
    <w:rsid w:val="00792B84"/>
    <w:rsid w:val="00793595"/>
    <w:rsid w:val="0079372F"/>
    <w:rsid w:val="00793B04"/>
    <w:rsid w:val="00793CF8"/>
    <w:rsid w:val="00793F44"/>
    <w:rsid w:val="00793FAA"/>
    <w:rsid w:val="007948FB"/>
    <w:rsid w:val="00794C63"/>
    <w:rsid w:val="00794D21"/>
    <w:rsid w:val="00795B31"/>
    <w:rsid w:val="00795B5F"/>
    <w:rsid w:val="00795BC9"/>
    <w:rsid w:val="007964DB"/>
    <w:rsid w:val="0079677F"/>
    <w:rsid w:val="00796A21"/>
    <w:rsid w:val="00796CCB"/>
    <w:rsid w:val="00797676"/>
    <w:rsid w:val="00797846"/>
    <w:rsid w:val="00797884"/>
    <w:rsid w:val="00797922"/>
    <w:rsid w:val="007979D9"/>
    <w:rsid w:val="00797AAC"/>
    <w:rsid w:val="00797F89"/>
    <w:rsid w:val="007A08B3"/>
    <w:rsid w:val="007A0A69"/>
    <w:rsid w:val="007A0D7C"/>
    <w:rsid w:val="007A0D94"/>
    <w:rsid w:val="007A0EA3"/>
    <w:rsid w:val="007A10A6"/>
    <w:rsid w:val="007A1326"/>
    <w:rsid w:val="007A1BD4"/>
    <w:rsid w:val="007A208A"/>
    <w:rsid w:val="007A2560"/>
    <w:rsid w:val="007A26E7"/>
    <w:rsid w:val="007A28E9"/>
    <w:rsid w:val="007A2CA6"/>
    <w:rsid w:val="007A3340"/>
    <w:rsid w:val="007A33B4"/>
    <w:rsid w:val="007A370C"/>
    <w:rsid w:val="007A3791"/>
    <w:rsid w:val="007A3AA6"/>
    <w:rsid w:val="007A3C10"/>
    <w:rsid w:val="007A3F67"/>
    <w:rsid w:val="007A451E"/>
    <w:rsid w:val="007A4521"/>
    <w:rsid w:val="007A4AA0"/>
    <w:rsid w:val="007A4AC6"/>
    <w:rsid w:val="007A4CC9"/>
    <w:rsid w:val="007A50BA"/>
    <w:rsid w:val="007A5106"/>
    <w:rsid w:val="007A583D"/>
    <w:rsid w:val="007A5BA9"/>
    <w:rsid w:val="007A5D5E"/>
    <w:rsid w:val="007A6411"/>
    <w:rsid w:val="007A658A"/>
    <w:rsid w:val="007A6952"/>
    <w:rsid w:val="007A6D47"/>
    <w:rsid w:val="007A704C"/>
    <w:rsid w:val="007A70CC"/>
    <w:rsid w:val="007A7C43"/>
    <w:rsid w:val="007A7ECF"/>
    <w:rsid w:val="007A7F8F"/>
    <w:rsid w:val="007B01C5"/>
    <w:rsid w:val="007B050A"/>
    <w:rsid w:val="007B054D"/>
    <w:rsid w:val="007B069D"/>
    <w:rsid w:val="007B0EF0"/>
    <w:rsid w:val="007B0F07"/>
    <w:rsid w:val="007B128B"/>
    <w:rsid w:val="007B1702"/>
    <w:rsid w:val="007B1974"/>
    <w:rsid w:val="007B1D35"/>
    <w:rsid w:val="007B1F70"/>
    <w:rsid w:val="007B209C"/>
    <w:rsid w:val="007B2462"/>
    <w:rsid w:val="007B2BE7"/>
    <w:rsid w:val="007B2F8A"/>
    <w:rsid w:val="007B32CF"/>
    <w:rsid w:val="007B39CE"/>
    <w:rsid w:val="007B3EFC"/>
    <w:rsid w:val="007B437F"/>
    <w:rsid w:val="007B439E"/>
    <w:rsid w:val="007B44B8"/>
    <w:rsid w:val="007B4745"/>
    <w:rsid w:val="007B4BD0"/>
    <w:rsid w:val="007B4E74"/>
    <w:rsid w:val="007B4F79"/>
    <w:rsid w:val="007B540D"/>
    <w:rsid w:val="007B55BD"/>
    <w:rsid w:val="007B5695"/>
    <w:rsid w:val="007B5A51"/>
    <w:rsid w:val="007B5BF5"/>
    <w:rsid w:val="007B6114"/>
    <w:rsid w:val="007B6A5D"/>
    <w:rsid w:val="007B6B0A"/>
    <w:rsid w:val="007B6BC4"/>
    <w:rsid w:val="007B70EE"/>
    <w:rsid w:val="007B715E"/>
    <w:rsid w:val="007B72C6"/>
    <w:rsid w:val="007B732B"/>
    <w:rsid w:val="007B7363"/>
    <w:rsid w:val="007B74CA"/>
    <w:rsid w:val="007B7A21"/>
    <w:rsid w:val="007C0221"/>
    <w:rsid w:val="007C0538"/>
    <w:rsid w:val="007C0649"/>
    <w:rsid w:val="007C06AC"/>
    <w:rsid w:val="007C084A"/>
    <w:rsid w:val="007C0E40"/>
    <w:rsid w:val="007C0F4A"/>
    <w:rsid w:val="007C1107"/>
    <w:rsid w:val="007C1494"/>
    <w:rsid w:val="007C17AF"/>
    <w:rsid w:val="007C18AE"/>
    <w:rsid w:val="007C18D2"/>
    <w:rsid w:val="007C1BF4"/>
    <w:rsid w:val="007C1E0A"/>
    <w:rsid w:val="007C1E4B"/>
    <w:rsid w:val="007C209B"/>
    <w:rsid w:val="007C22EA"/>
    <w:rsid w:val="007C237E"/>
    <w:rsid w:val="007C25C0"/>
    <w:rsid w:val="007C2BEF"/>
    <w:rsid w:val="007C3186"/>
    <w:rsid w:val="007C33BF"/>
    <w:rsid w:val="007C3484"/>
    <w:rsid w:val="007C3898"/>
    <w:rsid w:val="007C392F"/>
    <w:rsid w:val="007C40F6"/>
    <w:rsid w:val="007C446F"/>
    <w:rsid w:val="007C45BC"/>
    <w:rsid w:val="007C487D"/>
    <w:rsid w:val="007C4B22"/>
    <w:rsid w:val="007C4C33"/>
    <w:rsid w:val="007C4E78"/>
    <w:rsid w:val="007C4F3D"/>
    <w:rsid w:val="007C5119"/>
    <w:rsid w:val="007C5684"/>
    <w:rsid w:val="007C59F8"/>
    <w:rsid w:val="007C5A9C"/>
    <w:rsid w:val="007C5AA9"/>
    <w:rsid w:val="007C62D2"/>
    <w:rsid w:val="007C65AC"/>
    <w:rsid w:val="007C6A39"/>
    <w:rsid w:val="007C6C31"/>
    <w:rsid w:val="007C70F1"/>
    <w:rsid w:val="007C70F9"/>
    <w:rsid w:val="007C7234"/>
    <w:rsid w:val="007C7B6B"/>
    <w:rsid w:val="007C7E7D"/>
    <w:rsid w:val="007C7F1E"/>
    <w:rsid w:val="007C7FD0"/>
    <w:rsid w:val="007D0BE1"/>
    <w:rsid w:val="007D1797"/>
    <w:rsid w:val="007D1B73"/>
    <w:rsid w:val="007D1BE9"/>
    <w:rsid w:val="007D20CD"/>
    <w:rsid w:val="007D26D3"/>
    <w:rsid w:val="007D2CFB"/>
    <w:rsid w:val="007D35ED"/>
    <w:rsid w:val="007D36DE"/>
    <w:rsid w:val="007D3B49"/>
    <w:rsid w:val="007D3F99"/>
    <w:rsid w:val="007D44C2"/>
    <w:rsid w:val="007D4569"/>
    <w:rsid w:val="007D45B0"/>
    <w:rsid w:val="007D46A1"/>
    <w:rsid w:val="007D475D"/>
    <w:rsid w:val="007D48BD"/>
    <w:rsid w:val="007D4AE2"/>
    <w:rsid w:val="007D4E38"/>
    <w:rsid w:val="007D5148"/>
    <w:rsid w:val="007D5401"/>
    <w:rsid w:val="007D5705"/>
    <w:rsid w:val="007D57C3"/>
    <w:rsid w:val="007D5A96"/>
    <w:rsid w:val="007D5CF8"/>
    <w:rsid w:val="007D648A"/>
    <w:rsid w:val="007D69E8"/>
    <w:rsid w:val="007D6AC4"/>
    <w:rsid w:val="007D6DFB"/>
    <w:rsid w:val="007D7387"/>
    <w:rsid w:val="007D7831"/>
    <w:rsid w:val="007E046D"/>
    <w:rsid w:val="007E0639"/>
    <w:rsid w:val="007E11BC"/>
    <w:rsid w:val="007E1555"/>
    <w:rsid w:val="007E18A9"/>
    <w:rsid w:val="007E1F00"/>
    <w:rsid w:val="007E2049"/>
    <w:rsid w:val="007E21FF"/>
    <w:rsid w:val="007E27F3"/>
    <w:rsid w:val="007E3799"/>
    <w:rsid w:val="007E37C1"/>
    <w:rsid w:val="007E3C4D"/>
    <w:rsid w:val="007E47F4"/>
    <w:rsid w:val="007E4A63"/>
    <w:rsid w:val="007E4D90"/>
    <w:rsid w:val="007E4E25"/>
    <w:rsid w:val="007E5165"/>
    <w:rsid w:val="007E547B"/>
    <w:rsid w:val="007E55B3"/>
    <w:rsid w:val="007E58BF"/>
    <w:rsid w:val="007E59B3"/>
    <w:rsid w:val="007E5A9E"/>
    <w:rsid w:val="007E61AC"/>
    <w:rsid w:val="007E651C"/>
    <w:rsid w:val="007E6626"/>
    <w:rsid w:val="007E67A5"/>
    <w:rsid w:val="007E6D92"/>
    <w:rsid w:val="007E6DC4"/>
    <w:rsid w:val="007E6E85"/>
    <w:rsid w:val="007E6F5C"/>
    <w:rsid w:val="007E70CD"/>
    <w:rsid w:val="007E7904"/>
    <w:rsid w:val="007E79E3"/>
    <w:rsid w:val="007F0556"/>
    <w:rsid w:val="007F05C4"/>
    <w:rsid w:val="007F09DB"/>
    <w:rsid w:val="007F0CE8"/>
    <w:rsid w:val="007F1244"/>
    <w:rsid w:val="007F14AD"/>
    <w:rsid w:val="007F168C"/>
    <w:rsid w:val="007F198A"/>
    <w:rsid w:val="007F1AB3"/>
    <w:rsid w:val="007F1EBC"/>
    <w:rsid w:val="007F2132"/>
    <w:rsid w:val="007F214D"/>
    <w:rsid w:val="007F23ED"/>
    <w:rsid w:val="007F30E6"/>
    <w:rsid w:val="007F32C5"/>
    <w:rsid w:val="007F32D4"/>
    <w:rsid w:val="007F3F91"/>
    <w:rsid w:val="007F415E"/>
    <w:rsid w:val="007F4401"/>
    <w:rsid w:val="007F45A4"/>
    <w:rsid w:val="007F47CB"/>
    <w:rsid w:val="007F4B06"/>
    <w:rsid w:val="007F4E22"/>
    <w:rsid w:val="007F4EA8"/>
    <w:rsid w:val="007F4F20"/>
    <w:rsid w:val="007F4FBC"/>
    <w:rsid w:val="007F527F"/>
    <w:rsid w:val="007F5508"/>
    <w:rsid w:val="007F5B28"/>
    <w:rsid w:val="007F641D"/>
    <w:rsid w:val="007F6500"/>
    <w:rsid w:val="007F65CA"/>
    <w:rsid w:val="007F6634"/>
    <w:rsid w:val="007F68EA"/>
    <w:rsid w:val="007F6ADF"/>
    <w:rsid w:val="007F6EF4"/>
    <w:rsid w:val="007F7255"/>
    <w:rsid w:val="00800BA3"/>
    <w:rsid w:val="00800E7E"/>
    <w:rsid w:val="00801462"/>
    <w:rsid w:val="00801A2F"/>
    <w:rsid w:val="00802433"/>
    <w:rsid w:val="00802478"/>
    <w:rsid w:val="008026BA"/>
    <w:rsid w:val="00802C1E"/>
    <w:rsid w:val="00802D82"/>
    <w:rsid w:val="00803440"/>
    <w:rsid w:val="008039CD"/>
    <w:rsid w:val="00803C56"/>
    <w:rsid w:val="00803F65"/>
    <w:rsid w:val="00804B9C"/>
    <w:rsid w:val="00804BFD"/>
    <w:rsid w:val="00804C57"/>
    <w:rsid w:val="00804C6D"/>
    <w:rsid w:val="0080531A"/>
    <w:rsid w:val="00805433"/>
    <w:rsid w:val="00805E8D"/>
    <w:rsid w:val="00806102"/>
    <w:rsid w:val="008064B9"/>
    <w:rsid w:val="008066C4"/>
    <w:rsid w:val="008067A7"/>
    <w:rsid w:val="00806D7D"/>
    <w:rsid w:val="00806E45"/>
    <w:rsid w:val="00807182"/>
    <w:rsid w:val="00807CD0"/>
    <w:rsid w:val="00810225"/>
    <w:rsid w:val="00810448"/>
    <w:rsid w:val="00810683"/>
    <w:rsid w:val="00810E28"/>
    <w:rsid w:val="008114C9"/>
    <w:rsid w:val="0081170C"/>
    <w:rsid w:val="0081188B"/>
    <w:rsid w:val="00811E17"/>
    <w:rsid w:val="00812BA3"/>
    <w:rsid w:val="00813037"/>
    <w:rsid w:val="00813EC8"/>
    <w:rsid w:val="008144FE"/>
    <w:rsid w:val="00814523"/>
    <w:rsid w:val="00814EE2"/>
    <w:rsid w:val="00815353"/>
    <w:rsid w:val="008159E9"/>
    <w:rsid w:val="00815A68"/>
    <w:rsid w:val="00816354"/>
    <w:rsid w:val="008163B5"/>
    <w:rsid w:val="00816958"/>
    <w:rsid w:val="00816E3D"/>
    <w:rsid w:val="00816EB0"/>
    <w:rsid w:val="00817489"/>
    <w:rsid w:val="0081765F"/>
    <w:rsid w:val="00817718"/>
    <w:rsid w:val="00817BCE"/>
    <w:rsid w:val="008202E7"/>
    <w:rsid w:val="00820520"/>
    <w:rsid w:val="008207B6"/>
    <w:rsid w:val="00820A79"/>
    <w:rsid w:val="00820F58"/>
    <w:rsid w:val="00820F7F"/>
    <w:rsid w:val="00820FEE"/>
    <w:rsid w:val="0082112E"/>
    <w:rsid w:val="008212A0"/>
    <w:rsid w:val="00821803"/>
    <w:rsid w:val="00821875"/>
    <w:rsid w:val="00821C66"/>
    <w:rsid w:val="00821EC6"/>
    <w:rsid w:val="00822052"/>
    <w:rsid w:val="0082270D"/>
    <w:rsid w:val="00822755"/>
    <w:rsid w:val="00822939"/>
    <w:rsid w:val="00822D14"/>
    <w:rsid w:val="00822EBF"/>
    <w:rsid w:val="0082305B"/>
    <w:rsid w:val="0082317F"/>
    <w:rsid w:val="00823EB5"/>
    <w:rsid w:val="00824323"/>
    <w:rsid w:val="008243C2"/>
    <w:rsid w:val="00824AD1"/>
    <w:rsid w:val="008255E0"/>
    <w:rsid w:val="00825D83"/>
    <w:rsid w:val="00825DB1"/>
    <w:rsid w:val="00826BDD"/>
    <w:rsid w:val="00826CBD"/>
    <w:rsid w:val="00827004"/>
    <w:rsid w:val="0082702B"/>
    <w:rsid w:val="0082707E"/>
    <w:rsid w:val="00827201"/>
    <w:rsid w:val="00827645"/>
    <w:rsid w:val="00827BD3"/>
    <w:rsid w:val="008306FF"/>
    <w:rsid w:val="008307E6"/>
    <w:rsid w:val="00830AF9"/>
    <w:rsid w:val="00830F14"/>
    <w:rsid w:val="0083100B"/>
    <w:rsid w:val="008311F0"/>
    <w:rsid w:val="0083139B"/>
    <w:rsid w:val="008315B9"/>
    <w:rsid w:val="0083180F"/>
    <w:rsid w:val="0083250B"/>
    <w:rsid w:val="008328C7"/>
    <w:rsid w:val="008328F3"/>
    <w:rsid w:val="00832C5C"/>
    <w:rsid w:val="00832E75"/>
    <w:rsid w:val="008332AF"/>
    <w:rsid w:val="00833C73"/>
    <w:rsid w:val="00833C89"/>
    <w:rsid w:val="008346A4"/>
    <w:rsid w:val="00834882"/>
    <w:rsid w:val="00835041"/>
    <w:rsid w:val="00835209"/>
    <w:rsid w:val="0083523A"/>
    <w:rsid w:val="00835C65"/>
    <w:rsid w:val="00835D26"/>
    <w:rsid w:val="00835F24"/>
    <w:rsid w:val="00835FB9"/>
    <w:rsid w:val="0083605F"/>
    <w:rsid w:val="0083665C"/>
    <w:rsid w:val="00836F5F"/>
    <w:rsid w:val="008372BB"/>
    <w:rsid w:val="00837676"/>
    <w:rsid w:val="008376F1"/>
    <w:rsid w:val="00837708"/>
    <w:rsid w:val="0083775F"/>
    <w:rsid w:val="008379EF"/>
    <w:rsid w:val="0084002F"/>
    <w:rsid w:val="00840209"/>
    <w:rsid w:val="0084037B"/>
    <w:rsid w:val="00840875"/>
    <w:rsid w:val="00840FB5"/>
    <w:rsid w:val="008412FD"/>
    <w:rsid w:val="00842136"/>
    <w:rsid w:val="0084238E"/>
    <w:rsid w:val="008423D1"/>
    <w:rsid w:val="00842A73"/>
    <w:rsid w:val="00842F1E"/>
    <w:rsid w:val="00843362"/>
    <w:rsid w:val="008433EF"/>
    <w:rsid w:val="00843751"/>
    <w:rsid w:val="00844356"/>
    <w:rsid w:val="008444DE"/>
    <w:rsid w:val="00844B69"/>
    <w:rsid w:val="0084542B"/>
    <w:rsid w:val="0084573A"/>
    <w:rsid w:val="00845E81"/>
    <w:rsid w:val="00845F8A"/>
    <w:rsid w:val="00846899"/>
    <w:rsid w:val="00846C02"/>
    <w:rsid w:val="008470A6"/>
    <w:rsid w:val="008470FC"/>
    <w:rsid w:val="00847151"/>
    <w:rsid w:val="008474DC"/>
    <w:rsid w:val="00847541"/>
    <w:rsid w:val="0084799C"/>
    <w:rsid w:val="00847EA1"/>
    <w:rsid w:val="008501DF"/>
    <w:rsid w:val="00850963"/>
    <w:rsid w:val="00850C14"/>
    <w:rsid w:val="0085165A"/>
    <w:rsid w:val="008516D2"/>
    <w:rsid w:val="00851749"/>
    <w:rsid w:val="00851D73"/>
    <w:rsid w:val="008522E0"/>
    <w:rsid w:val="008527FD"/>
    <w:rsid w:val="00852939"/>
    <w:rsid w:val="0085302D"/>
    <w:rsid w:val="0085428F"/>
    <w:rsid w:val="008543C9"/>
    <w:rsid w:val="008543EF"/>
    <w:rsid w:val="0085487F"/>
    <w:rsid w:val="008548CA"/>
    <w:rsid w:val="00854A67"/>
    <w:rsid w:val="00854AA8"/>
    <w:rsid w:val="00855192"/>
    <w:rsid w:val="00855428"/>
    <w:rsid w:val="00855478"/>
    <w:rsid w:val="00855A94"/>
    <w:rsid w:val="00855AE3"/>
    <w:rsid w:val="00855F0F"/>
    <w:rsid w:val="00855F7F"/>
    <w:rsid w:val="008562D1"/>
    <w:rsid w:val="00856397"/>
    <w:rsid w:val="008563F5"/>
    <w:rsid w:val="00856545"/>
    <w:rsid w:val="00856B71"/>
    <w:rsid w:val="00856F6A"/>
    <w:rsid w:val="00857097"/>
    <w:rsid w:val="008575AC"/>
    <w:rsid w:val="008578DD"/>
    <w:rsid w:val="00857D1F"/>
    <w:rsid w:val="00857EBF"/>
    <w:rsid w:val="00860096"/>
    <w:rsid w:val="00860787"/>
    <w:rsid w:val="008608C3"/>
    <w:rsid w:val="00860A10"/>
    <w:rsid w:val="00860BBF"/>
    <w:rsid w:val="00860F4F"/>
    <w:rsid w:val="008615E7"/>
    <w:rsid w:val="008616E9"/>
    <w:rsid w:val="00861974"/>
    <w:rsid w:val="00861A48"/>
    <w:rsid w:val="00861F79"/>
    <w:rsid w:val="00862031"/>
    <w:rsid w:val="00862047"/>
    <w:rsid w:val="00862326"/>
    <w:rsid w:val="008623BA"/>
    <w:rsid w:val="00862B36"/>
    <w:rsid w:val="00862FFD"/>
    <w:rsid w:val="008634CB"/>
    <w:rsid w:val="00863908"/>
    <w:rsid w:val="00863B90"/>
    <w:rsid w:val="00863BCA"/>
    <w:rsid w:val="00863CC2"/>
    <w:rsid w:val="00863DC9"/>
    <w:rsid w:val="00863EDA"/>
    <w:rsid w:val="00864234"/>
    <w:rsid w:val="0086425C"/>
    <w:rsid w:val="0086446D"/>
    <w:rsid w:val="008644A6"/>
    <w:rsid w:val="00864678"/>
    <w:rsid w:val="00864BCA"/>
    <w:rsid w:val="00864D71"/>
    <w:rsid w:val="00865471"/>
    <w:rsid w:val="0086575A"/>
    <w:rsid w:val="0086581E"/>
    <w:rsid w:val="00865A03"/>
    <w:rsid w:val="00865BAF"/>
    <w:rsid w:val="00866121"/>
    <w:rsid w:val="008665B1"/>
    <w:rsid w:val="008666DC"/>
    <w:rsid w:val="008669F1"/>
    <w:rsid w:val="0086708E"/>
    <w:rsid w:val="00867145"/>
    <w:rsid w:val="0086717E"/>
    <w:rsid w:val="0086746E"/>
    <w:rsid w:val="00867742"/>
    <w:rsid w:val="00867785"/>
    <w:rsid w:val="00870464"/>
    <w:rsid w:val="0087057D"/>
    <w:rsid w:val="008705C5"/>
    <w:rsid w:val="00870BB2"/>
    <w:rsid w:val="00870E0F"/>
    <w:rsid w:val="00870F52"/>
    <w:rsid w:val="00871290"/>
    <w:rsid w:val="0087135B"/>
    <w:rsid w:val="0087156E"/>
    <w:rsid w:val="00871631"/>
    <w:rsid w:val="00871842"/>
    <w:rsid w:val="00871BF2"/>
    <w:rsid w:val="00871FF8"/>
    <w:rsid w:val="0087207D"/>
    <w:rsid w:val="00872206"/>
    <w:rsid w:val="008726DC"/>
    <w:rsid w:val="008729F7"/>
    <w:rsid w:val="00872E0D"/>
    <w:rsid w:val="0087307F"/>
    <w:rsid w:val="008734A3"/>
    <w:rsid w:val="0087356E"/>
    <w:rsid w:val="00873E4D"/>
    <w:rsid w:val="00874276"/>
    <w:rsid w:val="00874370"/>
    <w:rsid w:val="008745D3"/>
    <w:rsid w:val="00874653"/>
    <w:rsid w:val="008750E1"/>
    <w:rsid w:val="008751EC"/>
    <w:rsid w:val="008756FC"/>
    <w:rsid w:val="00875D24"/>
    <w:rsid w:val="008760BC"/>
    <w:rsid w:val="00876235"/>
    <w:rsid w:val="008762A0"/>
    <w:rsid w:val="008768DA"/>
    <w:rsid w:val="008770AD"/>
    <w:rsid w:val="0087714F"/>
    <w:rsid w:val="0087728B"/>
    <w:rsid w:val="008778C3"/>
    <w:rsid w:val="00877F0C"/>
    <w:rsid w:val="00880006"/>
    <w:rsid w:val="00880067"/>
    <w:rsid w:val="0088016A"/>
    <w:rsid w:val="008801D9"/>
    <w:rsid w:val="00881152"/>
    <w:rsid w:val="008811E1"/>
    <w:rsid w:val="0088127A"/>
    <w:rsid w:val="008814FF"/>
    <w:rsid w:val="008815E1"/>
    <w:rsid w:val="00881660"/>
    <w:rsid w:val="00881D4C"/>
    <w:rsid w:val="0088211C"/>
    <w:rsid w:val="008823F0"/>
    <w:rsid w:val="00882818"/>
    <w:rsid w:val="0088292F"/>
    <w:rsid w:val="00882B83"/>
    <w:rsid w:val="00882D96"/>
    <w:rsid w:val="0088335F"/>
    <w:rsid w:val="0088365F"/>
    <w:rsid w:val="008836AF"/>
    <w:rsid w:val="008836C5"/>
    <w:rsid w:val="008836D8"/>
    <w:rsid w:val="008839C6"/>
    <w:rsid w:val="00883D56"/>
    <w:rsid w:val="00884156"/>
    <w:rsid w:val="008848EC"/>
    <w:rsid w:val="00884CAD"/>
    <w:rsid w:val="0088598D"/>
    <w:rsid w:val="00885C21"/>
    <w:rsid w:val="00885DD2"/>
    <w:rsid w:val="0088671B"/>
    <w:rsid w:val="008867C9"/>
    <w:rsid w:val="0088700F"/>
    <w:rsid w:val="0088721B"/>
    <w:rsid w:val="0088737B"/>
    <w:rsid w:val="00887A79"/>
    <w:rsid w:val="00887CB1"/>
    <w:rsid w:val="00887F73"/>
    <w:rsid w:val="00890505"/>
    <w:rsid w:val="008907FB"/>
    <w:rsid w:val="00890A61"/>
    <w:rsid w:val="00890C7E"/>
    <w:rsid w:val="00891A89"/>
    <w:rsid w:val="0089243A"/>
    <w:rsid w:val="00892991"/>
    <w:rsid w:val="00892A9C"/>
    <w:rsid w:val="00893BD3"/>
    <w:rsid w:val="008945B2"/>
    <w:rsid w:val="00894B28"/>
    <w:rsid w:val="00895345"/>
    <w:rsid w:val="00896183"/>
    <w:rsid w:val="0089621C"/>
    <w:rsid w:val="00896247"/>
    <w:rsid w:val="008962EE"/>
    <w:rsid w:val="0089662F"/>
    <w:rsid w:val="00896AAA"/>
    <w:rsid w:val="00896C9A"/>
    <w:rsid w:val="008972BE"/>
    <w:rsid w:val="00897C6E"/>
    <w:rsid w:val="008A0237"/>
    <w:rsid w:val="008A059C"/>
    <w:rsid w:val="008A0845"/>
    <w:rsid w:val="008A0951"/>
    <w:rsid w:val="008A0C7C"/>
    <w:rsid w:val="008A1360"/>
    <w:rsid w:val="008A19C9"/>
    <w:rsid w:val="008A19D1"/>
    <w:rsid w:val="008A1A7A"/>
    <w:rsid w:val="008A2783"/>
    <w:rsid w:val="008A2F6E"/>
    <w:rsid w:val="008A312E"/>
    <w:rsid w:val="008A36B1"/>
    <w:rsid w:val="008A3883"/>
    <w:rsid w:val="008A40C4"/>
    <w:rsid w:val="008A42BE"/>
    <w:rsid w:val="008A443A"/>
    <w:rsid w:val="008A4D48"/>
    <w:rsid w:val="008A4F29"/>
    <w:rsid w:val="008A50B3"/>
    <w:rsid w:val="008A51F9"/>
    <w:rsid w:val="008A5247"/>
    <w:rsid w:val="008A5824"/>
    <w:rsid w:val="008A5A10"/>
    <w:rsid w:val="008A5AD7"/>
    <w:rsid w:val="008A62E8"/>
    <w:rsid w:val="008A6913"/>
    <w:rsid w:val="008A6A76"/>
    <w:rsid w:val="008A6AC9"/>
    <w:rsid w:val="008A6C69"/>
    <w:rsid w:val="008A6FC4"/>
    <w:rsid w:val="008A733B"/>
    <w:rsid w:val="008A7508"/>
    <w:rsid w:val="008A7576"/>
    <w:rsid w:val="008A7A3E"/>
    <w:rsid w:val="008A7A72"/>
    <w:rsid w:val="008A7F52"/>
    <w:rsid w:val="008B0706"/>
    <w:rsid w:val="008B0B35"/>
    <w:rsid w:val="008B0E97"/>
    <w:rsid w:val="008B1084"/>
    <w:rsid w:val="008B10EE"/>
    <w:rsid w:val="008B15B9"/>
    <w:rsid w:val="008B1980"/>
    <w:rsid w:val="008B1EC9"/>
    <w:rsid w:val="008B21BB"/>
    <w:rsid w:val="008B21D8"/>
    <w:rsid w:val="008B2982"/>
    <w:rsid w:val="008B29F4"/>
    <w:rsid w:val="008B2B6B"/>
    <w:rsid w:val="008B2BC4"/>
    <w:rsid w:val="008B2C12"/>
    <w:rsid w:val="008B3547"/>
    <w:rsid w:val="008B378E"/>
    <w:rsid w:val="008B3990"/>
    <w:rsid w:val="008B3D34"/>
    <w:rsid w:val="008B4076"/>
    <w:rsid w:val="008B4861"/>
    <w:rsid w:val="008B4B99"/>
    <w:rsid w:val="008B5C82"/>
    <w:rsid w:val="008B64A2"/>
    <w:rsid w:val="008B6765"/>
    <w:rsid w:val="008B693F"/>
    <w:rsid w:val="008B716F"/>
    <w:rsid w:val="008B7BB0"/>
    <w:rsid w:val="008C0497"/>
    <w:rsid w:val="008C07BA"/>
    <w:rsid w:val="008C0D6B"/>
    <w:rsid w:val="008C1847"/>
    <w:rsid w:val="008C1B06"/>
    <w:rsid w:val="008C1FC2"/>
    <w:rsid w:val="008C2047"/>
    <w:rsid w:val="008C29DD"/>
    <w:rsid w:val="008C2D37"/>
    <w:rsid w:val="008C2E5B"/>
    <w:rsid w:val="008C3051"/>
    <w:rsid w:val="008C30F9"/>
    <w:rsid w:val="008C3476"/>
    <w:rsid w:val="008C35BB"/>
    <w:rsid w:val="008C41E7"/>
    <w:rsid w:val="008C4DBB"/>
    <w:rsid w:val="008C4E27"/>
    <w:rsid w:val="008C524E"/>
    <w:rsid w:val="008C544C"/>
    <w:rsid w:val="008C5578"/>
    <w:rsid w:val="008C55C4"/>
    <w:rsid w:val="008C58E1"/>
    <w:rsid w:val="008C614B"/>
    <w:rsid w:val="008C6791"/>
    <w:rsid w:val="008C67C0"/>
    <w:rsid w:val="008C6B75"/>
    <w:rsid w:val="008C7049"/>
    <w:rsid w:val="008C730C"/>
    <w:rsid w:val="008C7811"/>
    <w:rsid w:val="008D019B"/>
    <w:rsid w:val="008D02D9"/>
    <w:rsid w:val="008D08D2"/>
    <w:rsid w:val="008D0D4D"/>
    <w:rsid w:val="008D0EBC"/>
    <w:rsid w:val="008D0EDD"/>
    <w:rsid w:val="008D1229"/>
    <w:rsid w:val="008D1406"/>
    <w:rsid w:val="008D153C"/>
    <w:rsid w:val="008D15D8"/>
    <w:rsid w:val="008D16CA"/>
    <w:rsid w:val="008D197A"/>
    <w:rsid w:val="008D19E6"/>
    <w:rsid w:val="008D1CC0"/>
    <w:rsid w:val="008D1CD6"/>
    <w:rsid w:val="008D1EB8"/>
    <w:rsid w:val="008D1F60"/>
    <w:rsid w:val="008D1FD1"/>
    <w:rsid w:val="008D262D"/>
    <w:rsid w:val="008D26C2"/>
    <w:rsid w:val="008D2AFB"/>
    <w:rsid w:val="008D2E26"/>
    <w:rsid w:val="008D2E8E"/>
    <w:rsid w:val="008D2F7D"/>
    <w:rsid w:val="008D30EA"/>
    <w:rsid w:val="008D3185"/>
    <w:rsid w:val="008D318B"/>
    <w:rsid w:val="008D3259"/>
    <w:rsid w:val="008D3C0D"/>
    <w:rsid w:val="008D3FBA"/>
    <w:rsid w:val="008D3FE7"/>
    <w:rsid w:val="008D41BA"/>
    <w:rsid w:val="008D44D5"/>
    <w:rsid w:val="008D46CB"/>
    <w:rsid w:val="008D4EE7"/>
    <w:rsid w:val="008D528F"/>
    <w:rsid w:val="008D56D6"/>
    <w:rsid w:val="008D62E8"/>
    <w:rsid w:val="008D6300"/>
    <w:rsid w:val="008D63F5"/>
    <w:rsid w:val="008D6526"/>
    <w:rsid w:val="008D67C7"/>
    <w:rsid w:val="008D6859"/>
    <w:rsid w:val="008D6896"/>
    <w:rsid w:val="008D68F9"/>
    <w:rsid w:val="008D6A8A"/>
    <w:rsid w:val="008D6BBF"/>
    <w:rsid w:val="008D6F31"/>
    <w:rsid w:val="008D7191"/>
    <w:rsid w:val="008D71CD"/>
    <w:rsid w:val="008D79A8"/>
    <w:rsid w:val="008D7B65"/>
    <w:rsid w:val="008D7C68"/>
    <w:rsid w:val="008D7D7E"/>
    <w:rsid w:val="008D7E63"/>
    <w:rsid w:val="008D7FBF"/>
    <w:rsid w:val="008E07E7"/>
    <w:rsid w:val="008E085A"/>
    <w:rsid w:val="008E0A68"/>
    <w:rsid w:val="008E0D93"/>
    <w:rsid w:val="008E11B5"/>
    <w:rsid w:val="008E12EC"/>
    <w:rsid w:val="008E17B8"/>
    <w:rsid w:val="008E1808"/>
    <w:rsid w:val="008E1818"/>
    <w:rsid w:val="008E1899"/>
    <w:rsid w:val="008E1A49"/>
    <w:rsid w:val="008E1ADB"/>
    <w:rsid w:val="008E1C68"/>
    <w:rsid w:val="008E1F57"/>
    <w:rsid w:val="008E1FA1"/>
    <w:rsid w:val="008E21E6"/>
    <w:rsid w:val="008E22C0"/>
    <w:rsid w:val="008E23B1"/>
    <w:rsid w:val="008E2B29"/>
    <w:rsid w:val="008E2CB0"/>
    <w:rsid w:val="008E3110"/>
    <w:rsid w:val="008E3153"/>
    <w:rsid w:val="008E3189"/>
    <w:rsid w:val="008E380B"/>
    <w:rsid w:val="008E3A1A"/>
    <w:rsid w:val="008E443E"/>
    <w:rsid w:val="008E4D65"/>
    <w:rsid w:val="008E4E41"/>
    <w:rsid w:val="008E4FAC"/>
    <w:rsid w:val="008E51B3"/>
    <w:rsid w:val="008E55EA"/>
    <w:rsid w:val="008E5D3F"/>
    <w:rsid w:val="008E623F"/>
    <w:rsid w:val="008E66A0"/>
    <w:rsid w:val="008E66E1"/>
    <w:rsid w:val="008E66FA"/>
    <w:rsid w:val="008E67DE"/>
    <w:rsid w:val="008E6B79"/>
    <w:rsid w:val="008E6B8F"/>
    <w:rsid w:val="008E75D1"/>
    <w:rsid w:val="008E76FB"/>
    <w:rsid w:val="008E7738"/>
    <w:rsid w:val="008E77BE"/>
    <w:rsid w:val="008F0249"/>
    <w:rsid w:val="008F03ED"/>
    <w:rsid w:val="008F045F"/>
    <w:rsid w:val="008F0E6A"/>
    <w:rsid w:val="008F0F4C"/>
    <w:rsid w:val="008F109E"/>
    <w:rsid w:val="008F12BE"/>
    <w:rsid w:val="008F17CA"/>
    <w:rsid w:val="008F1830"/>
    <w:rsid w:val="008F18A6"/>
    <w:rsid w:val="008F1925"/>
    <w:rsid w:val="008F1D03"/>
    <w:rsid w:val="008F205C"/>
    <w:rsid w:val="008F22A3"/>
    <w:rsid w:val="008F2309"/>
    <w:rsid w:val="008F24E9"/>
    <w:rsid w:val="008F2A13"/>
    <w:rsid w:val="008F2E98"/>
    <w:rsid w:val="008F2FB9"/>
    <w:rsid w:val="008F395C"/>
    <w:rsid w:val="008F3CC6"/>
    <w:rsid w:val="008F3D01"/>
    <w:rsid w:val="008F3F2A"/>
    <w:rsid w:val="008F417F"/>
    <w:rsid w:val="008F428B"/>
    <w:rsid w:val="008F4636"/>
    <w:rsid w:val="008F47E2"/>
    <w:rsid w:val="008F4B14"/>
    <w:rsid w:val="008F4D9D"/>
    <w:rsid w:val="008F5205"/>
    <w:rsid w:val="008F5225"/>
    <w:rsid w:val="008F62A2"/>
    <w:rsid w:val="008F6401"/>
    <w:rsid w:val="008F6AB7"/>
    <w:rsid w:val="008F742A"/>
    <w:rsid w:val="008F7670"/>
    <w:rsid w:val="008F7957"/>
    <w:rsid w:val="008F7AC5"/>
    <w:rsid w:val="008F7C17"/>
    <w:rsid w:val="008F7EBB"/>
    <w:rsid w:val="00900391"/>
    <w:rsid w:val="00900660"/>
    <w:rsid w:val="00900762"/>
    <w:rsid w:val="009007A6"/>
    <w:rsid w:val="0090080E"/>
    <w:rsid w:val="00900F6B"/>
    <w:rsid w:val="00901382"/>
    <w:rsid w:val="00901663"/>
    <w:rsid w:val="00901667"/>
    <w:rsid w:val="009017A7"/>
    <w:rsid w:val="00901CC9"/>
    <w:rsid w:val="009021E2"/>
    <w:rsid w:val="00902FFE"/>
    <w:rsid w:val="009030AF"/>
    <w:rsid w:val="00903271"/>
    <w:rsid w:val="00903952"/>
    <w:rsid w:val="00903CBE"/>
    <w:rsid w:val="00903EAF"/>
    <w:rsid w:val="00904068"/>
    <w:rsid w:val="00904127"/>
    <w:rsid w:val="0090435E"/>
    <w:rsid w:val="009044ED"/>
    <w:rsid w:val="009047E4"/>
    <w:rsid w:val="00904808"/>
    <w:rsid w:val="00904CB2"/>
    <w:rsid w:val="00905023"/>
    <w:rsid w:val="00905041"/>
    <w:rsid w:val="00905161"/>
    <w:rsid w:val="009051F8"/>
    <w:rsid w:val="009055DC"/>
    <w:rsid w:val="009056F4"/>
    <w:rsid w:val="00905910"/>
    <w:rsid w:val="00905995"/>
    <w:rsid w:val="00906580"/>
    <w:rsid w:val="009066B8"/>
    <w:rsid w:val="00906937"/>
    <w:rsid w:val="00906A54"/>
    <w:rsid w:val="00907372"/>
    <w:rsid w:val="00907659"/>
    <w:rsid w:val="00907800"/>
    <w:rsid w:val="0090787F"/>
    <w:rsid w:val="00907A0F"/>
    <w:rsid w:val="00907EF4"/>
    <w:rsid w:val="00910013"/>
    <w:rsid w:val="0091011C"/>
    <w:rsid w:val="00910242"/>
    <w:rsid w:val="00910313"/>
    <w:rsid w:val="00910532"/>
    <w:rsid w:val="00910841"/>
    <w:rsid w:val="00910AAD"/>
    <w:rsid w:val="00910DDA"/>
    <w:rsid w:val="009112CB"/>
    <w:rsid w:val="00912319"/>
    <w:rsid w:val="0091309D"/>
    <w:rsid w:val="00913121"/>
    <w:rsid w:val="009131DA"/>
    <w:rsid w:val="00913600"/>
    <w:rsid w:val="009141A9"/>
    <w:rsid w:val="0091430D"/>
    <w:rsid w:val="00914FE4"/>
    <w:rsid w:val="0091505F"/>
    <w:rsid w:val="0091546D"/>
    <w:rsid w:val="00915815"/>
    <w:rsid w:val="00915D77"/>
    <w:rsid w:val="009160B8"/>
    <w:rsid w:val="009161B1"/>
    <w:rsid w:val="009167EB"/>
    <w:rsid w:val="00916878"/>
    <w:rsid w:val="009169BD"/>
    <w:rsid w:val="00916B93"/>
    <w:rsid w:val="00916CEB"/>
    <w:rsid w:val="00916CF0"/>
    <w:rsid w:val="00917063"/>
    <w:rsid w:val="00917304"/>
    <w:rsid w:val="0091730C"/>
    <w:rsid w:val="00917A7B"/>
    <w:rsid w:val="0092023D"/>
    <w:rsid w:val="00920260"/>
    <w:rsid w:val="009206B6"/>
    <w:rsid w:val="009206F3"/>
    <w:rsid w:val="00920B30"/>
    <w:rsid w:val="00920D16"/>
    <w:rsid w:val="009211AA"/>
    <w:rsid w:val="00921726"/>
    <w:rsid w:val="00921C2B"/>
    <w:rsid w:val="00921F2F"/>
    <w:rsid w:val="00921FBF"/>
    <w:rsid w:val="0092268B"/>
    <w:rsid w:val="009228A2"/>
    <w:rsid w:val="00922961"/>
    <w:rsid w:val="00923217"/>
    <w:rsid w:val="009235A0"/>
    <w:rsid w:val="00923D65"/>
    <w:rsid w:val="00923E44"/>
    <w:rsid w:val="00924087"/>
    <w:rsid w:val="00924328"/>
    <w:rsid w:val="00924A23"/>
    <w:rsid w:val="00924BBB"/>
    <w:rsid w:val="00924C9C"/>
    <w:rsid w:val="00924DF1"/>
    <w:rsid w:val="00924E33"/>
    <w:rsid w:val="009251B4"/>
    <w:rsid w:val="009257D9"/>
    <w:rsid w:val="00925B2C"/>
    <w:rsid w:val="00925C75"/>
    <w:rsid w:val="00925E7A"/>
    <w:rsid w:val="00925F30"/>
    <w:rsid w:val="00926519"/>
    <w:rsid w:val="00926A85"/>
    <w:rsid w:val="009272BF"/>
    <w:rsid w:val="009276ED"/>
    <w:rsid w:val="009300E5"/>
    <w:rsid w:val="00930197"/>
    <w:rsid w:val="009302A2"/>
    <w:rsid w:val="00930E11"/>
    <w:rsid w:val="00931374"/>
    <w:rsid w:val="009313B4"/>
    <w:rsid w:val="00931635"/>
    <w:rsid w:val="00931789"/>
    <w:rsid w:val="009317D9"/>
    <w:rsid w:val="00931A4D"/>
    <w:rsid w:val="00931B9F"/>
    <w:rsid w:val="00931C17"/>
    <w:rsid w:val="00931CD7"/>
    <w:rsid w:val="00931D9A"/>
    <w:rsid w:val="00931DD3"/>
    <w:rsid w:val="0093208F"/>
    <w:rsid w:val="0093225C"/>
    <w:rsid w:val="009324D5"/>
    <w:rsid w:val="009326B3"/>
    <w:rsid w:val="0093292E"/>
    <w:rsid w:val="00932978"/>
    <w:rsid w:val="00932AC7"/>
    <w:rsid w:val="00932F47"/>
    <w:rsid w:val="00933235"/>
    <w:rsid w:val="00933793"/>
    <w:rsid w:val="009337B6"/>
    <w:rsid w:val="00933905"/>
    <w:rsid w:val="00934F36"/>
    <w:rsid w:val="0093514D"/>
    <w:rsid w:val="00935EC1"/>
    <w:rsid w:val="00935F04"/>
    <w:rsid w:val="00935F5C"/>
    <w:rsid w:val="009360E8"/>
    <w:rsid w:val="009366FD"/>
    <w:rsid w:val="00937191"/>
    <w:rsid w:val="009373B2"/>
    <w:rsid w:val="009373CE"/>
    <w:rsid w:val="0093785C"/>
    <w:rsid w:val="00937CB9"/>
    <w:rsid w:val="00937D5A"/>
    <w:rsid w:val="00940510"/>
    <w:rsid w:val="00940749"/>
    <w:rsid w:val="00940DC5"/>
    <w:rsid w:val="00940EF8"/>
    <w:rsid w:val="00941171"/>
    <w:rsid w:val="009415D2"/>
    <w:rsid w:val="00941636"/>
    <w:rsid w:val="0094170E"/>
    <w:rsid w:val="00941B43"/>
    <w:rsid w:val="00941D8B"/>
    <w:rsid w:val="0094206F"/>
    <w:rsid w:val="00942436"/>
    <w:rsid w:val="009428DC"/>
    <w:rsid w:val="00942CCB"/>
    <w:rsid w:val="00942CCF"/>
    <w:rsid w:val="00943ADA"/>
    <w:rsid w:val="00943D82"/>
    <w:rsid w:val="00943E62"/>
    <w:rsid w:val="00943E9A"/>
    <w:rsid w:val="0094411F"/>
    <w:rsid w:val="00944750"/>
    <w:rsid w:val="0094483B"/>
    <w:rsid w:val="009449A2"/>
    <w:rsid w:val="00945183"/>
    <w:rsid w:val="009452E2"/>
    <w:rsid w:val="00945377"/>
    <w:rsid w:val="00945510"/>
    <w:rsid w:val="009456B4"/>
    <w:rsid w:val="00945E63"/>
    <w:rsid w:val="0094646C"/>
    <w:rsid w:val="0094660A"/>
    <w:rsid w:val="00946807"/>
    <w:rsid w:val="00946833"/>
    <w:rsid w:val="00946B9B"/>
    <w:rsid w:val="00946BC1"/>
    <w:rsid w:val="00946CEB"/>
    <w:rsid w:val="00946D08"/>
    <w:rsid w:val="00947267"/>
    <w:rsid w:val="00947829"/>
    <w:rsid w:val="00947AE1"/>
    <w:rsid w:val="00947FAA"/>
    <w:rsid w:val="009501CD"/>
    <w:rsid w:val="009509C0"/>
    <w:rsid w:val="00950C95"/>
    <w:rsid w:val="00950DAC"/>
    <w:rsid w:val="009510C8"/>
    <w:rsid w:val="0095136B"/>
    <w:rsid w:val="00951498"/>
    <w:rsid w:val="009515CD"/>
    <w:rsid w:val="009519AB"/>
    <w:rsid w:val="00951D37"/>
    <w:rsid w:val="00952117"/>
    <w:rsid w:val="009522AA"/>
    <w:rsid w:val="00952325"/>
    <w:rsid w:val="00952648"/>
    <w:rsid w:val="00952D2F"/>
    <w:rsid w:val="00952ED6"/>
    <w:rsid w:val="00952F66"/>
    <w:rsid w:val="009531C2"/>
    <w:rsid w:val="00953511"/>
    <w:rsid w:val="00953A70"/>
    <w:rsid w:val="00953BAD"/>
    <w:rsid w:val="00953D74"/>
    <w:rsid w:val="00953E90"/>
    <w:rsid w:val="00954396"/>
    <w:rsid w:val="0095446F"/>
    <w:rsid w:val="009552F4"/>
    <w:rsid w:val="009553A0"/>
    <w:rsid w:val="0095585B"/>
    <w:rsid w:val="00955E53"/>
    <w:rsid w:val="0095640F"/>
    <w:rsid w:val="00956444"/>
    <w:rsid w:val="0095693B"/>
    <w:rsid w:val="00956B75"/>
    <w:rsid w:val="00956DA8"/>
    <w:rsid w:val="00957238"/>
    <w:rsid w:val="00957672"/>
    <w:rsid w:val="009579F3"/>
    <w:rsid w:val="00957B9E"/>
    <w:rsid w:val="00957BDD"/>
    <w:rsid w:val="00957C1D"/>
    <w:rsid w:val="00957EF9"/>
    <w:rsid w:val="009600D4"/>
    <w:rsid w:val="0096038E"/>
    <w:rsid w:val="0096059F"/>
    <w:rsid w:val="009605EE"/>
    <w:rsid w:val="00960A4A"/>
    <w:rsid w:val="00960B1D"/>
    <w:rsid w:val="00960BA0"/>
    <w:rsid w:val="00961B53"/>
    <w:rsid w:val="00961EDC"/>
    <w:rsid w:val="00961EDE"/>
    <w:rsid w:val="009620CF"/>
    <w:rsid w:val="009624D8"/>
    <w:rsid w:val="00962534"/>
    <w:rsid w:val="0096299E"/>
    <w:rsid w:val="009629FD"/>
    <w:rsid w:val="00962EF8"/>
    <w:rsid w:val="00963210"/>
    <w:rsid w:val="0096361A"/>
    <w:rsid w:val="00963785"/>
    <w:rsid w:val="00963E0F"/>
    <w:rsid w:val="00964422"/>
    <w:rsid w:val="00964613"/>
    <w:rsid w:val="0096498A"/>
    <w:rsid w:val="0096526A"/>
    <w:rsid w:val="00965958"/>
    <w:rsid w:val="00965C62"/>
    <w:rsid w:val="009660D7"/>
    <w:rsid w:val="00966332"/>
    <w:rsid w:val="00966631"/>
    <w:rsid w:val="00966813"/>
    <w:rsid w:val="00966833"/>
    <w:rsid w:val="0096790A"/>
    <w:rsid w:val="00967DBC"/>
    <w:rsid w:val="00970227"/>
    <w:rsid w:val="009704CD"/>
    <w:rsid w:val="00970789"/>
    <w:rsid w:val="00970E91"/>
    <w:rsid w:val="00970EE8"/>
    <w:rsid w:val="00971050"/>
    <w:rsid w:val="0097107E"/>
    <w:rsid w:val="00971244"/>
    <w:rsid w:val="00971BF7"/>
    <w:rsid w:val="00971C27"/>
    <w:rsid w:val="00972168"/>
    <w:rsid w:val="009721CF"/>
    <w:rsid w:val="009725A9"/>
    <w:rsid w:val="00972864"/>
    <w:rsid w:val="009728A7"/>
    <w:rsid w:val="009732C6"/>
    <w:rsid w:val="00973378"/>
    <w:rsid w:val="00973578"/>
    <w:rsid w:val="00973626"/>
    <w:rsid w:val="00973A10"/>
    <w:rsid w:val="00973BB4"/>
    <w:rsid w:val="00973F4A"/>
    <w:rsid w:val="00974927"/>
    <w:rsid w:val="00974967"/>
    <w:rsid w:val="00974975"/>
    <w:rsid w:val="00974A0E"/>
    <w:rsid w:val="00974E68"/>
    <w:rsid w:val="0097523D"/>
    <w:rsid w:val="009754E6"/>
    <w:rsid w:val="00975799"/>
    <w:rsid w:val="00976139"/>
    <w:rsid w:val="009761B1"/>
    <w:rsid w:val="0097689A"/>
    <w:rsid w:val="00976917"/>
    <w:rsid w:val="00976E84"/>
    <w:rsid w:val="0097761E"/>
    <w:rsid w:val="0097779F"/>
    <w:rsid w:val="00977B8E"/>
    <w:rsid w:val="00980328"/>
    <w:rsid w:val="00980797"/>
    <w:rsid w:val="00981145"/>
    <w:rsid w:val="00981A25"/>
    <w:rsid w:val="00981D4C"/>
    <w:rsid w:val="009822E9"/>
    <w:rsid w:val="00982486"/>
    <w:rsid w:val="00982508"/>
    <w:rsid w:val="0098266D"/>
    <w:rsid w:val="0098268F"/>
    <w:rsid w:val="00982951"/>
    <w:rsid w:val="0098355D"/>
    <w:rsid w:val="00983A39"/>
    <w:rsid w:val="00984EB9"/>
    <w:rsid w:val="00984F67"/>
    <w:rsid w:val="00985404"/>
    <w:rsid w:val="00985740"/>
    <w:rsid w:val="00985C9D"/>
    <w:rsid w:val="00985DC0"/>
    <w:rsid w:val="00986658"/>
    <w:rsid w:val="00986A06"/>
    <w:rsid w:val="00986DF1"/>
    <w:rsid w:val="00986F1F"/>
    <w:rsid w:val="0098707B"/>
    <w:rsid w:val="0098730F"/>
    <w:rsid w:val="0098737E"/>
    <w:rsid w:val="00987441"/>
    <w:rsid w:val="0098793C"/>
    <w:rsid w:val="00987E14"/>
    <w:rsid w:val="00987F3E"/>
    <w:rsid w:val="00990070"/>
    <w:rsid w:val="009902F0"/>
    <w:rsid w:val="00990B34"/>
    <w:rsid w:val="00990C1F"/>
    <w:rsid w:val="00990E6E"/>
    <w:rsid w:val="00991320"/>
    <w:rsid w:val="009917BB"/>
    <w:rsid w:val="0099184C"/>
    <w:rsid w:val="0099187F"/>
    <w:rsid w:val="00991A37"/>
    <w:rsid w:val="00991A4D"/>
    <w:rsid w:val="00991BDD"/>
    <w:rsid w:val="00991CE5"/>
    <w:rsid w:val="00991D89"/>
    <w:rsid w:val="00992C76"/>
    <w:rsid w:val="009930B3"/>
    <w:rsid w:val="0099313A"/>
    <w:rsid w:val="00993225"/>
    <w:rsid w:val="009932EF"/>
    <w:rsid w:val="00993456"/>
    <w:rsid w:val="00993B93"/>
    <w:rsid w:val="00993DBB"/>
    <w:rsid w:val="00993FD1"/>
    <w:rsid w:val="00994849"/>
    <w:rsid w:val="00994A8E"/>
    <w:rsid w:val="00994C79"/>
    <w:rsid w:val="00994D60"/>
    <w:rsid w:val="00995066"/>
    <w:rsid w:val="009959F3"/>
    <w:rsid w:val="009969F7"/>
    <w:rsid w:val="00996AF3"/>
    <w:rsid w:val="00996FE2"/>
    <w:rsid w:val="00997335"/>
    <w:rsid w:val="009977B0"/>
    <w:rsid w:val="0099788F"/>
    <w:rsid w:val="009A00A5"/>
    <w:rsid w:val="009A0379"/>
    <w:rsid w:val="009A0665"/>
    <w:rsid w:val="009A0C36"/>
    <w:rsid w:val="009A17AD"/>
    <w:rsid w:val="009A1EDF"/>
    <w:rsid w:val="009A2490"/>
    <w:rsid w:val="009A2BBC"/>
    <w:rsid w:val="009A2D04"/>
    <w:rsid w:val="009A3AA5"/>
    <w:rsid w:val="009A3DB3"/>
    <w:rsid w:val="009A4086"/>
    <w:rsid w:val="009A439E"/>
    <w:rsid w:val="009A4A8A"/>
    <w:rsid w:val="009A4DCD"/>
    <w:rsid w:val="009A5235"/>
    <w:rsid w:val="009A55CE"/>
    <w:rsid w:val="009A5B70"/>
    <w:rsid w:val="009A5C23"/>
    <w:rsid w:val="009A5E74"/>
    <w:rsid w:val="009A6656"/>
    <w:rsid w:val="009A6960"/>
    <w:rsid w:val="009A70C4"/>
    <w:rsid w:val="009A71F6"/>
    <w:rsid w:val="009A7726"/>
    <w:rsid w:val="009A796B"/>
    <w:rsid w:val="009A7B68"/>
    <w:rsid w:val="009B0547"/>
    <w:rsid w:val="009B057D"/>
    <w:rsid w:val="009B0883"/>
    <w:rsid w:val="009B118D"/>
    <w:rsid w:val="009B11E7"/>
    <w:rsid w:val="009B14C4"/>
    <w:rsid w:val="009B1718"/>
    <w:rsid w:val="009B18AC"/>
    <w:rsid w:val="009B18D0"/>
    <w:rsid w:val="009B1C38"/>
    <w:rsid w:val="009B1CB4"/>
    <w:rsid w:val="009B1D2F"/>
    <w:rsid w:val="009B2182"/>
    <w:rsid w:val="009B2665"/>
    <w:rsid w:val="009B2FA8"/>
    <w:rsid w:val="009B30C1"/>
    <w:rsid w:val="009B383C"/>
    <w:rsid w:val="009B3934"/>
    <w:rsid w:val="009B3DC6"/>
    <w:rsid w:val="009B3E33"/>
    <w:rsid w:val="009B400E"/>
    <w:rsid w:val="009B472E"/>
    <w:rsid w:val="009B4B1F"/>
    <w:rsid w:val="009B5603"/>
    <w:rsid w:val="009B5619"/>
    <w:rsid w:val="009B563F"/>
    <w:rsid w:val="009B670F"/>
    <w:rsid w:val="009B69B7"/>
    <w:rsid w:val="009B6C82"/>
    <w:rsid w:val="009B72D9"/>
    <w:rsid w:val="009B77F0"/>
    <w:rsid w:val="009B7F60"/>
    <w:rsid w:val="009C0334"/>
    <w:rsid w:val="009C0344"/>
    <w:rsid w:val="009C0599"/>
    <w:rsid w:val="009C07AF"/>
    <w:rsid w:val="009C11B5"/>
    <w:rsid w:val="009C1B09"/>
    <w:rsid w:val="009C210E"/>
    <w:rsid w:val="009C2C02"/>
    <w:rsid w:val="009C2D24"/>
    <w:rsid w:val="009C2E5B"/>
    <w:rsid w:val="009C3252"/>
    <w:rsid w:val="009C3713"/>
    <w:rsid w:val="009C378C"/>
    <w:rsid w:val="009C3803"/>
    <w:rsid w:val="009C3907"/>
    <w:rsid w:val="009C3B28"/>
    <w:rsid w:val="009C3E05"/>
    <w:rsid w:val="009C41A8"/>
    <w:rsid w:val="009C4234"/>
    <w:rsid w:val="009C42C2"/>
    <w:rsid w:val="009C4B3B"/>
    <w:rsid w:val="009C5380"/>
    <w:rsid w:val="009C56D0"/>
    <w:rsid w:val="009C59AF"/>
    <w:rsid w:val="009C5ABA"/>
    <w:rsid w:val="009C5B4C"/>
    <w:rsid w:val="009C66C7"/>
    <w:rsid w:val="009C7086"/>
    <w:rsid w:val="009C73E8"/>
    <w:rsid w:val="009C7951"/>
    <w:rsid w:val="009C7A66"/>
    <w:rsid w:val="009C7BD9"/>
    <w:rsid w:val="009C7C25"/>
    <w:rsid w:val="009C7C5B"/>
    <w:rsid w:val="009C7ED3"/>
    <w:rsid w:val="009D111F"/>
    <w:rsid w:val="009D1681"/>
    <w:rsid w:val="009D18C9"/>
    <w:rsid w:val="009D193E"/>
    <w:rsid w:val="009D1D17"/>
    <w:rsid w:val="009D1DF9"/>
    <w:rsid w:val="009D29FE"/>
    <w:rsid w:val="009D2BC3"/>
    <w:rsid w:val="009D2D46"/>
    <w:rsid w:val="009D3010"/>
    <w:rsid w:val="009D317D"/>
    <w:rsid w:val="009D33F7"/>
    <w:rsid w:val="009D359A"/>
    <w:rsid w:val="009D3CEB"/>
    <w:rsid w:val="009D4255"/>
    <w:rsid w:val="009D4A74"/>
    <w:rsid w:val="009D4BC8"/>
    <w:rsid w:val="009D4F10"/>
    <w:rsid w:val="009D5224"/>
    <w:rsid w:val="009D5317"/>
    <w:rsid w:val="009D55B8"/>
    <w:rsid w:val="009D570A"/>
    <w:rsid w:val="009D58A3"/>
    <w:rsid w:val="009D60B7"/>
    <w:rsid w:val="009D60C7"/>
    <w:rsid w:val="009D6591"/>
    <w:rsid w:val="009D68B7"/>
    <w:rsid w:val="009D6922"/>
    <w:rsid w:val="009D7508"/>
    <w:rsid w:val="009D798D"/>
    <w:rsid w:val="009D7AC1"/>
    <w:rsid w:val="009D7AD7"/>
    <w:rsid w:val="009D7C73"/>
    <w:rsid w:val="009D7F3D"/>
    <w:rsid w:val="009E038F"/>
    <w:rsid w:val="009E0717"/>
    <w:rsid w:val="009E07A5"/>
    <w:rsid w:val="009E08EF"/>
    <w:rsid w:val="009E09B9"/>
    <w:rsid w:val="009E0AF6"/>
    <w:rsid w:val="009E0AFA"/>
    <w:rsid w:val="009E0C00"/>
    <w:rsid w:val="009E1710"/>
    <w:rsid w:val="009E17F2"/>
    <w:rsid w:val="009E1AF0"/>
    <w:rsid w:val="009E1CD2"/>
    <w:rsid w:val="009E1F8F"/>
    <w:rsid w:val="009E2242"/>
    <w:rsid w:val="009E233A"/>
    <w:rsid w:val="009E2375"/>
    <w:rsid w:val="009E2495"/>
    <w:rsid w:val="009E29BF"/>
    <w:rsid w:val="009E2B87"/>
    <w:rsid w:val="009E2CA7"/>
    <w:rsid w:val="009E303C"/>
    <w:rsid w:val="009E32B6"/>
    <w:rsid w:val="009E34BD"/>
    <w:rsid w:val="009E358D"/>
    <w:rsid w:val="009E3F26"/>
    <w:rsid w:val="009E43A7"/>
    <w:rsid w:val="009E45B2"/>
    <w:rsid w:val="009E473F"/>
    <w:rsid w:val="009E4843"/>
    <w:rsid w:val="009E48C0"/>
    <w:rsid w:val="009E4994"/>
    <w:rsid w:val="009E4BFA"/>
    <w:rsid w:val="009E4FC7"/>
    <w:rsid w:val="009E5104"/>
    <w:rsid w:val="009E52E6"/>
    <w:rsid w:val="009E531C"/>
    <w:rsid w:val="009E58A1"/>
    <w:rsid w:val="009E58CC"/>
    <w:rsid w:val="009E58FB"/>
    <w:rsid w:val="009E63C0"/>
    <w:rsid w:val="009E657C"/>
    <w:rsid w:val="009E6592"/>
    <w:rsid w:val="009E6630"/>
    <w:rsid w:val="009E694B"/>
    <w:rsid w:val="009E6994"/>
    <w:rsid w:val="009E6A6E"/>
    <w:rsid w:val="009E6CBF"/>
    <w:rsid w:val="009E6CD4"/>
    <w:rsid w:val="009E6E00"/>
    <w:rsid w:val="009E705B"/>
    <w:rsid w:val="009E709A"/>
    <w:rsid w:val="009E70A0"/>
    <w:rsid w:val="009E719C"/>
    <w:rsid w:val="009E71EA"/>
    <w:rsid w:val="009E75EB"/>
    <w:rsid w:val="009E77EB"/>
    <w:rsid w:val="009E7A1A"/>
    <w:rsid w:val="009E7C0B"/>
    <w:rsid w:val="009E7C89"/>
    <w:rsid w:val="009E7E04"/>
    <w:rsid w:val="009E7F04"/>
    <w:rsid w:val="009F027B"/>
    <w:rsid w:val="009F14D2"/>
    <w:rsid w:val="009F1C83"/>
    <w:rsid w:val="009F1DE6"/>
    <w:rsid w:val="009F274E"/>
    <w:rsid w:val="009F2A95"/>
    <w:rsid w:val="009F3241"/>
    <w:rsid w:val="009F3390"/>
    <w:rsid w:val="009F346F"/>
    <w:rsid w:val="009F359A"/>
    <w:rsid w:val="009F37DD"/>
    <w:rsid w:val="009F3AEA"/>
    <w:rsid w:val="009F3BF5"/>
    <w:rsid w:val="009F3DF0"/>
    <w:rsid w:val="009F42D9"/>
    <w:rsid w:val="009F4581"/>
    <w:rsid w:val="009F4755"/>
    <w:rsid w:val="009F49A3"/>
    <w:rsid w:val="009F49C0"/>
    <w:rsid w:val="009F4D41"/>
    <w:rsid w:val="009F5201"/>
    <w:rsid w:val="009F56DF"/>
    <w:rsid w:val="009F5936"/>
    <w:rsid w:val="009F6526"/>
    <w:rsid w:val="009F68DA"/>
    <w:rsid w:val="009F693B"/>
    <w:rsid w:val="009F73E7"/>
    <w:rsid w:val="009F7569"/>
    <w:rsid w:val="009F7698"/>
    <w:rsid w:val="009F77CF"/>
    <w:rsid w:val="009F7D9D"/>
    <w:rsid w:val="00A00315"/>
    <w:rsid w:val="00A00556"/>
    <w:rsid w:val="00A00A9F"/>
    <w:rsid w:val="00A00D1B"/>
    <w:rsid w:val="00A00DDD"/>
    <w:rsid w:val="00A01163"/>
    <w:rsid w:val="00A0149C"/>
    <w:rsid w:val="00A0182E"/>
    <w:rsid w:val="00A018D3"/>
    <w:rsid w:val="00A01E4C"/>
    <w:rsid w:val="00A0204F"/>
    <w:rsid w:val="00A02304"/>
    <w:rsid w:val="00A0233F"/>
    <w:rsid w:val="00A02343"/>
    <w:rsid w:val="00A02477"/>
    <w:rsid w:val="00A0258A"/>
    <w:rsid w:val="00A02863"/>
    <w:rsid w:val="00A039D7"/>
    <w:rsid w:val="00A03BB4"/>
    <w:rsid w:val="00A04393"/>
    <w:rsid w:val="00A0447E"/>
    <w:rsid w:val="00A05159"/>
    <w:rsid w:val="00A051CF"/>
    <w:rsid w:val="00A055EE"/>
    <w:rsid w:val="00A058C1"/>
    <w:rsid w:val="00A05F05"/>
    <w:rsid w:val="00A05F78"/>
    <w:rsid w:val="00A0715B"/>
    <w:rsid w:val="00A0719D"/>
    <w:rsid w:val="00A07606"/>
    <w:rsid w:val="00A07B9F"/>
    <w:rsid w:val="00A07EFF"/>
    <w:rsid w:val="00A07FAB"/>
    <w:rsid w:val="00A101CA"/>
    <w:rsid w:val="00A10587"/>
    <w:rsid w:val="00A10692"/>
    <w:rsid w:val="00A10A19"/>
    <w:rsid w:val="00A10CFE"/>
    <w:rsid w:val="00A10DB7"/>
    <w:rsid w:val="00A10F90"/>
    <w:rsid w:val="00A11564"/>
    <w:rsid w:val="00A11BE2"/>
    <w:rsid w:val="00A11CB9"/>
    <w:rsid w:val="00A11E90"/>
    <w:rsid w:val="00A11EB6"/>
    <w:rsid w:val="00A11F64"/>
    <w:rsid w:val="00A121C9"/>
    <w:rsid w:val="00A12EC5"/>
    <w:rsid w:val="00A12F73"/>
    <w:rsid w:val="00A13034"/>
    <w:rsid w:val="00A13037"/>
    <w:rsid w:val="00A13097"/>
    <w:rsid w:val="00A1347C"/>
    <w:rsid w:val="00A13592"/>
    <w:rsid w:val="00A135EE"/>
    <w:rsid w:val="00A13674"/>
    <w:rsid w:val="00A138C6"/>
    <w:rsid w:val="00A13B14"/>
    <w:rsid w:val="00A13DEB"/>
    <w:rsid w:val="00A13E84"/>
    <w:rsid w:val="00A1435A"/>
    <w:rsid w:val="00A14774"/>
    <w:rsid w:val="00A148BD"/>
    <w:rsid w:val="00A151B0"/>
    <w:rsid w:val="00A15E6B"/>
    <w:rsid w:val="00A1628B"/>
    <w:rsid w:val="00A1648B"/>
    <w:rsid w:val="00A164BA"/>
    <w:rsid w:val="00A1657D"/>
    <w:rsid w:val="00A165AC"/>
    <w:rsid w:val="00A16BB2"/>
    <w:rsid w:val="00A17206"/>
    <w:rsid w:val="00A17264"/>
    <w:rsid w:val="00A17620"/>
    <w:rsid w:val="00A17900"/>
    <w:rsid w:val="00A17AE6"/>
    <w:rsid w:val="00A17BD0"/>
    <w:rsid w:val="00A17CBE"/>
    <w:rsid w:val="00A206A5"/>
    <w:rsid w:val="00A206AE"/>
    <w:rsid w:val="00A207BF"/>
    <w:rsid w:val="00A207DA"/>
    <w:rsid w:val="00A20A4C"/>
    <w:rsid w:val="00A20AF5"/>
    <w:rsid w:val="00A20CF0"/>
    <w:rsid w:val="00A213E5"/>
    <w:rsid w:val="00A21C15"/>
    <w:rsid w:val="00A22041"/>
    <w:rsid w:val="00A220D6"/>
    <w:rsid w:val="00A222D5"/>
    <w:rsid w:val="00A22BFE"/>
    <w:rsid w:val="00A23662"/>
    <w:rsid w:val="00A23939"/>
    <w:rsid w:val="00A23CFB"/>
    <w:rsid w:val="00A23D13"/>
    <w:rsid w:val="00A23DB7"/>
    <w:rsid w:val="00A24525"/>
    <w:rsid w:val="00A24C66"/>
    <w:rsid w:val="00A24F6A"/>
    <w:rsid w:val="00A255BC"/>
    <w:rsid w:val="00A257A5"/>
    <w:rsid w:val="00A25FB5"/>
    <w:rsid w:val="00A264CA"/>
    <w:rsid w:val="00A267B8"/>
    <w:rsid w:val="00A26E09"/>
    <w:rsid w:val="00A26F26"/>
    <w:rsid w:val="00A27005"/>
    <w:rsid w:val="00A271C0"/>
    <w:rsid w:val="00A272FD"/>
    <w:rsid w:val="00A274B9"/>
    <w:rsid w:val="00A303E8"/>
    <w:rsid w:val="00A30896"/>
    <w:rsid w:val="00A3093C"/>
    <w:rsid w:val="00A30FED"/>
    <w:rsid w:val="00A313C3"/>
    <w:rsid w:val="00A31F21"/>
    <w:rsid w:val="00A31F2F"/>
    <w:rsid w:val="00A3203A"/>
    <w:rsid w:val="00A3209A"/>
    <w:rsid w:val="00A3223E"/>
    <w:rsid w:val="00A324F2"/>
    <w:rsid w:val="00A3264B"/>
    <w:rsid w:val="00A327E1"/>
    <w:rsid w:val="00A32BCF"/>
    <w:rsid w:val="00A32F3D"/>
    <w:rsid w:val="00A332B0"/>
    <w:rsid w:val="00A333C9"/>
    <w:rsid w:val="00A33401"/>
    <w:rsid w:val="00A335D8"/>
    <w:rsid w:val="00A33690"/>
    <w:rsid w:val="00A33D7D"/>
    <w:rsid w:val="00A3486B"/>
    <w:rsid w:val="00A3513F"/>
    <w:rsid w:val="00A35D29"/>
    <w:rsid w:val="00A365A1"/>
    <w:rsid w:val="00A36E9D"/>
    <w:rsid w:val="00A37285"/>
    <w:rsid w:val="00A374D0"/>
    <w:rsid w:val="00A378E4"/>
    <w:rsid w:val="00A37CBE"/>
    <w:rsid w:val="00A4065D"/>
    <w:rsid w:val="00A40C75"/>
    <w:rsid w:val="00A41068"/>
    <w:rsid w:val="00A414D6"/>
    <w:rsid w:val="00A41A46"/>
    <w:rsid w:val="00A41B6B"/>
    <w:rsid w:val="00A42107"/>
    <w:rsid w:val="00A424BC"/>
    <w:rsid w:val="00A42896"/>
    <w:rsid w:val="00A42988"/>
    <w:rsid w:val="00A429BC"/>
    <w:rsid w:val="00A42FA2"/>
    <w:rsid w:val="00A432D6"/>
    <w:rsid w:val="00A43E45"/>
    <w:rsid w:val="00A43EBD"/>
    <w:rsid w:val="00A450C5"/>
    <w:rsid w:val="00A4552B"/>
    <w:rsid w:val="00A45666"/>
    <w:rsid w:val="00A45730"/>
    <w:rsid w:val="00A45E06"/>
    <w:rsid w:val="00A47018"/>
    <w:rsid w:val="00A470C9"/>
    <w:rsid w:val="00A4755D"/>
    <w:rsid w:val="00A4763F"/>
    <w:rsid w:val="00A4776C"/>
    <w:rsid w:val="00A47894"/>
    <w:rsid w:val="00A47C8C"/>
    <w:rsid w:val="00A47F17"/>
    <w:rsid w:val="00A5003E"/>
    <w:rsid w:val="00A5117A"/>
    <w:rsid w:val="00A5141B"/>
    <w:rsid w:val="00A51AD7"/>
    <w:rsid w:val="00A51BD0"/>
    <w:rsid w:val="00A520E7"/>
    <w:rsid w:val="00A52196"/>
    <w:rsid w:val="00A53796"/>
    <w:rsid w:val="00A5383E"/>
    <w:rsid w:val="00A540B1"/>
    <w:rsid w:val="00A54C61"/>
    <w:rsid w:val="00A54C74"/>
    <w:rsid w:val="00A54EB5"/>
    <w:rsid w:val="00A55562"/>
    <w:rsid w:val="00A55BFF"/>
    <w:rsid w:val="00A55D6D"/>
    <w:rsid w:val="00A55F78"/>
    <w:rsid w:val="00A56537"/>
    <w:rsid w:val="00A56823"/>
    <w:rsid w:val="00A569AB"/>
    <w:rsid w:val="00A56AE6"/>
    <w:rsid w:val="00A57568"/>
    <w:rsid w:val="00A57CFC"/>
    <w:rsid w:val="00A57D92"/>
    <w:rsid w:val="00A603D4"/>
    <w:rsid w:val="00A60A2E"/>
    <w:rsid w:val="00A61087"/>
    <w:rsid w:val="00A6112B"/>
    <w:rsid w:val="00A61824"/>
    <w:rsid w:val="00A622C0"/>
    <w:rsid w:val="00A62626"/>
    <w:rsid w:val="00A634E7"/>
    <w:rsid w:val="00A639BC"/>
    <w:rsid w:val="00A63CA5"/>
    <w:rsid w:val="00A63D9B"/>
    <w:rsid w:val="00A63E1D"/>
    <w:rsid w:val="00A63E3F"/>
    <w:rsid w:val="00A64021"/>
    <w:rsid w:val="00A64178"/>
    <w:rsid w:val="00A644A6"/>
    <w:rsid w:val="00A64753"/>
    <w:rsid w:val="00A647ED"/>
    <w:rsid w:val="00A64CF6"/>
    <w:rsid w:val="00A64E9A"/>
    <w:rsid w:val="00A65433"/>
    <w:rsid w:val="00A658C9"/>
    <w:rsid w:val="00A65C3F"/>
    <w:rsid w:val="00A65D69"/>
    <w:rsid w:val="00A65ECC"/>
    <w:rsid w:val="00A6610A"/>
    <w:rsid w:val="00A66187"/>
    <w:rsid w:val="00A66260"/>
    <w:rsid w:val="00A66403"/>
    <w:rsid w:val="00A664B5"/>
    <w:rsid w:val="00A66755"/>
    <w:rsid w:val="00A66A26"/>
    <w:rsid w:val="00A67349"/>
    <w:rsid w:val="00A6799B"/>
    <w:rsid w:val="00A679DA"/>
    <w:rsid w:val="00A67A40"/>
    <w:rsid w:val="00A67E71"/>
    <w:rsid w:val="00A7050F"/>
    <w:rsid w:val="00A7060A"/>
    <w:rsid w:val="00A70610"/>
    <w:rsid w:val="00A70C31"/>
    <w:rsid w:val="00A70E04"/>
    <w:rsid w:val="00A710C8"/>
    <w:rsid w:val="00A7161A"/>
    <w:rsid w:val="00A71809"/>
    <w:rsid w:val="00A72363"/>
    <w:rsid w:val="00A7239F"/>
    <w:rsid w:val="00A72FC6"/>
    <w:rsid w:val="00A739E5"/>
    <w:rsid w:val="00A73BA5"/>
    <w:rsid w:val="00A73E38"/>
    <w:rsid w:val="00A7465B"/>
    <w:rsid w:val="00A748FE"/>
    <w:rsid w:val="00A749C9"/>
    <w:rsid w:val="00A749FA"/>
    <w:rsid w:val="00A74B1A"/>
    <w:rsid w:val="00A75144"/>
    <w:rsid w:val="00A7523D"/>
    <w:rsid w:val="00A76157"/>
    <w:rsid w:val="00A763BA"/>
    <w:rsid w:val="00A76A34"/>
    <w:rsid w:val="00A76A73"/>
    <w:rsid w:val="00A7736A"/>
    <w:rsid w:val="00A77DBE"/>
    <w:rsid w:val="00A77F2C"/>
    <w:rsid w:val="00A8005B"/>
    <w:rsid w:val="00A80219"/>
    <w:rsid w:val="00A80794"/>
    <w:rsid w:val="00A8083C"/>
    <w:rsid w:val="00A80856"/>
    <w:rsid w:val="00A81015"/>
    <w:rsid w:val="00A81109"/>
    <w:rsid w:val="00A811A7"/>
    <w:rsid w:val="00A815F1"/>
    <w:rsid w:val="00A816D7"/>
    <w:rsid w:val="00A81B84"/>
    <w:rsid w:val="00A827A4"/>
    <w:rsid w:val="00A82935"/>
    <w:rsid w:val="00A82B57"/>
    <w:rsid w:val="00A82CBA"/>
    <w:rsid w:val="00A82E47"/>
    <w:rsid w:val="00A83452"/>
    <w:rsid w:val="00A83467"/>
    <w:rsid w:val="00A83BC7"/>
    <w:rsid w:val="00A83C2C"/>
    <w:rsid w:val="00A843E7"/>
    <w:rsid w:val="00A8445F"/>
    <w:rsid w:val="00A8466C"/>
    <w:rsid w:val="00A84A0D"/>
    <w:rsid w:val="00A84C78"/>
    <w:rsid w:val="00A84DD0"/>
    <w:rsid w:val="00A84FFA"/>
    <w:rsid w:val="00A853E0"/>
    <w:rsid w:val="00A854B6"/>
    <w:rsid w:val="00A858DE"/>
    <w:rsid w:val="00A85A8B"/>
    <w:rsid w:val="00A860DD"/>
    <w:rsid w:val="00A86403"/>
    <w:rsid w:val="00A86B5C"/>
    <w:rsid w:val="00A86C3D"/>
    <w:rsid w:val="00A86E20"/>
    <w:rsid w:val="00A87005"/>
    <w:rsid w:val="00A87080"/>
    <w:rsid w:val="00A8709F"/>
    <w:rsid w:val="00A871DA"/>
    <w:rsid w:val="00A874A2"/>
    <w:rsid w:val="00A8785F"/>
    <w:rsid w:val="00A87966"/>
    <w:rsid w:val="00A900EB"/>
    <w:rsid w:val="00A90369"/>
    <w:rsid w:val="00A904FB"/>
    <w:rsid w:val="00A909F0"/>
    <w:rsid w:val="00A90F13"/>
    <w:rsid w:val="00A914A9"/>
    <w:rsid w:val="00A91529"/>
    <w:rsid w:val="00A915B1"/>
    <w:rsid w:val="00A91632"/>
    <w:rsid w:val="00A91730"/>
    <w:rsid w:val="00A91929"/>
    <w:rsid w:val="00A920E9"/>
    <w:rsid w:val="00A921D6"/>
    <w:rsid w:val="00A92FE2"/>
    <w:rsid w:val="00A930E2"/>
    <w:rsid w:val="00A932ED"/>
    <w:rsid w:val="00A938B5"/>
    <w:rsid w:val="00A939B4"/>
    <w:rsid w:val="00A93DE7"/>
    <w:rsid w:val="00A9492F"/>
    <w:rsid w:val="00A9495B"/>
    <w:rsid w:val="00A94B43"/>
    <w:rsid w:val="00A95490"/>
    <w:rsid w:val="00A957BB"/>
    <w:rsid w:val="00A95B02"/>
    <w:rsid w:val="00A95F7F"/>
    <w:rsid w:val="00A95F8F"/>
    <w:rsid w:val="00A95FCB"/>
    <w:rsid w:val="00A9621D"/>
    <w:rsid w:val="00A964E8"/>
    <w:rsid w:val="00A96DA4"/>
    <w:rsid w:val="00A97B50"/>
    <w:rsid w:val="00A97C6B"/>
    <w:rsid w:val="00A97CF4"/>
    <w:rsid w:val="00A97DA5"/>
    <w:rsid w:val="00A97F4C"/>
    <w:rsid w:val="00AA054D"/>
    <w:rsid w:val="00AA057B"/>
    <w:rsid w:val="00AA07AA"/>
    <w:rsid w:val="00AA081C"/>
    <w:rsid w:val="00AA0824"/>
    <w:rsid w:val="00AA0847"/>
    <w:rsid w:val="00AA1467"/>
    <w:rsid w:val="00AA18F5"/>
    <w:rsid w:val="00AA215A"/>
    <w:rsid w:val="00AA23AE"/>
    <w:rsid w:val="00AA2928"/>
    <w:rsid w:val="00AA2E72"/>
    <w:rsid w:val="00AA31BC"/>
    <w:rsid w:val="00AA3274"/>
    <w:rsid w:val="00AA389C"/>
    <w:rsid w:val="00AA3BE8"/>
    <w:rsid w:val="00AA3D08"/>
    <w:rsid w:val="00AA43D9"/>
    <w:rsid w:val="00AA452D"/>
    <w:rsid w:val="00AA464F"/>
    <w:rsid w:val="00AA46BC"/>
    <w:rsid w:val="00AA4AA7"/>
    <w:rsid w:val="00AA4C1B"/>
    <w:rsid w:val="00AA51D4"/>
    <w:rsid w:val="00AA5479"/>
    <w:rsid w:val="00AA6401"/>
    <w:rsid w:val="00AA6471"/>
    <w:rsid w:val="00AA64CB"/>
    <w:rsid w:val="00AA67C7"/>
    <w:rsid w:val="00AA68E0"/>
    <w:rsid w:val="00AA6920"/>
    <w:rsid w:val="00AA6B0C"/>
    <w:rsid w:val="00AA6FB9"/>
    <w:rsid w:val="00AA7244"/>
    <w:rsid w:val="00AA7265"/>
    <w:rsid w:val="00AA7298"/>
    <w:rsid w:val="00AA7416"/>
    <w:rsid w:val="00AA74AE"/>
    <w:rsid w:val="00AA7D0B"/>
    <w:rsid w:val="00AA7F65"/>
    <w:rsid w:val="00AB05F0"/>
    <w:rsid w:val="00AB1234"/>
    <w:rsid w:val="00AB1305"/>
    <w:rsid w:val="00AB1606"/>
    <w:rsid w:val="00AB183F"/>
    <w:rsid w:val="00AB18EC"/>
    <w:rsid w:val="00AB1C11"/>
    <w:rsid w:val="00AB2209"/>
    <w:rsid w:val="00AB2838"/>
    <w:rsid w:val="00AB2A29"/>
    <w:rsid w:val="00AB2AF7"/>
    <w:rsid w:val="00AB3268"/>
    <w:rsid w:val="00AB33B8"/>
    <w:rsid w:val="00AB3548"/>
    <w:rsid w:val="00AB3CE2"/>
    <w:rsid w:val="00AB3DC2"/>
    <w:rsid w:val="00AB417D"/>
    <w:rsid w:val="00AB48F6"/>
    <w:rsid w:val="00AB4ACB"/>
    <w:rsid w:val="00AB4B19"/>
    <w:rsid w:val="00AB4CE4"/>
    <w:rsid w:val="00AB4D58"/>
    <w:rsid w:val="00AB556C"/>
    <w:rsid w:val="00AB5720"/>
    <w:rsid w:val="00AB5783"/>
    <w:rsid w:val="00AB5F2D"/>
    <w:rsid w:val="00AB5FE7"/>
    <w:rsid w:val="00AB6133"/>
    <w:rsid w:val="00AB616B"/>
    <w:rsid w:val="00AB6667"/>
    <w:rsid w:val="00AB6ADF"/>
    <w:rsid w:val="00AB6B7C"/>
    <w:rsid w:val="00AB6F73"/>
    <w:rsid w:val="00AB705C"/>
    <w:rsid w:val="00AB70FE"/>
    <w:rsid w:val="00AB780F"/>
    <w:rsid w:val="00AB7842"/>
    <w:rsid w:val="00AB7947"/>
    <w:rsid w:val="00AB79FB"/>
    <w:rsid w:val="00AB7A81"/>
    <w:rsid w:val="00AB7CED"/>
    <w:rsid w:val="00AB7E52"/>
    <w:rsid w:val="00AB7ECD"/>
    <w:rsid w:val="00AC0288"/>
    <w:rsid w:val="00AC0808"/>
    <w:rsid w:val="00AC0C46"/>
    <w:rsid w:val="00AC1BAF"/>
    <w:rsid w:val="00AC21A7"/>
    <w:rsid w:val="00AC21FB"/>
    <w:rsid w:val="00AC24E1"/>
    <w:rsid w:val="00AC2607"/>
    <w:rsid w:val="00AC27A3"/>
    <w:rsid w:val="00AC2980"/>
    <w:rsid w:val="00AC2A6F"/>
    <w:rsid w:val="00AC2EB4"/>
    <w:rsid w:val="00AC3240"/>
    <w:rsid w:val="00AC35FA"/>
    <w:rsid w:val="00AC3723"/>
    <w:rsid w:val="00AC37B5"/>
    <w:rsid w:val="00AC3CE5"/>
    <w:rsid w:val="00AC3DDD"/>
    <w:rsid w:val="00AC3F2E"/>
    <w:rsid w:val="00AC3F65"/>
    <w:rsid w:val="00AC4093"/>
    <w:rsid w:val="00AC41FC"/>
    <w:rsid w:val="00AC456D"/>
    <w:rsid w:val="00AC48B2"/>
    <w:rsid w:val="00AC4ED4"/>
    <w:rsid w:val="00AC524B"/>
    <w:rsid w:val="00AC550F"/>
    <w:rsid w:val="00AC60E0"/>
    <w:rsid w:val="00AC6CFA"/>
    <w:rsid w:val="00AC709B"/>
    <w:rsid w:val="00AC7146"/>
    <w:rsid w:val="00AC7155"/>
    <w:rsid w:val="00AC72CA"/>
    <w:rsid w:val="00AC7A62"/>
    <w:rsid w:val="00AD0006"/>
    <w:rsid w:val="00AD03F2"/>
    <w:rsid w:val="00AD1516"/>
    <w:rsid w:val="00AD159D"/>
    <w:rsid w:val="00AD1B04"/>
    <w:rsid w:val="00AD1D49"/>
    <w:rsid w:val="00AD20C9"/>
    <w:rsid w:val="00AD229A"/>
    <w:rsid w:val="00AD2768"/>
    <w:rsid w:val="00AD2789"/>
    <w:rsid w:val="00AD2CCB"/>
    <w:rsid w:val="00AD2E7B"/>
    <w:rsid w:val="00AD30ED"/>
    <w:rsid w:val="00AD3440"/>
    <w:rsid w:val="00AD37DB"/>
    <w:rsid w:val="00AD3AC6"/>
    <w:rsid w:val="00AD3E39"/>
    <w:rsid w:val="00AD412E"/>
    <w:rsid w:val="00AD4B89"/>
    <w:rsid w:val="00AD4C82"/>
    <w:rsid w:val="00AD556F"/>
    <w:rsid w:val="00AD5B0F"/>
    <w:rsid w:val="00AD5F1E"/>
    <w:rsid w:val="00AD62E3"/>
    <w:rsid w:val="00AD65B6"/>
    <w:rsid w:val="00AD6A33"/>
    <w:rsid w:val="00AD6E03"/>
    <w:rsid w:val="00AD7C0A"/>
    <w:rsid w:val="00AE01FC"/>
    <w:rsid w:val="00AE02BF"/>
    <w:rsid w:val="00AE03F1"/>
    <w:rsid w:val="00AE0675"/>
    <w:rsid w:val="00AE0CCD"/>
    <w:rsid w:val="00AE0DB3"/>
    <w:rsid w:val="00AE0F36"/>
    <w:rsid w:val="00AE1024"/>
    <w:rsid w:val="00AE110E"/>
    <w:rsid w:val="00AE1298"/>
    <w:rsid w:val="00AE13F3"/>
    <w:rsid w:val="00AE14A1"/>
    <w:rsid w:val="00AE1A3E"/>
    <w:rsid w:val="00AE1A6E"/>
    <w:rsid w:val="00AE2060"/>
    <w:rsid w:val="00AE2309"/>
    <w:rsid w:val="00AE2FA8"/>
    <w:rsid w:val="00AE3076"/>
    <w:rsid w:val="00AE3352"/>
    <w:rsid w:val="00AE3BCE"/>
    <w:rsid w:val="00AE3CA1"/>
    <w:rsid w:val="00AE4300"/>
    <w:rsid w:val="00AE4B4D"/>
    <w:rsid w:val="00AE55BF"/>
    <w:rsid w:val="00AE5703"/>
    <w:rsid w:val="00AE5DB7"/>
    <w:rsid w:val="00AE5F6E"/>
    <w:rsid w:val="00AE6089"/>
    <w:rsid w:val="00AE618B"/>
    <w:rsid w:val="00AE619D"/>
    <w:rsid w:val="00AE6929"/>
    <w:rsid w:val="00AE7248"/>
    <w:rsid w:val="00AE74B7"/>
    <w:rsid w:val="00AE771B"/>
    <w:rsid w:val="00AE7927"/>
    <w:rsid w:val="00AE7F6E"/>
    <w:rsid w:val="00AE7FD8"/>
    <w:rsid w:val="00AF0593"/>
    <w:rsid w:val="00AF0BE8"/>
    <w:rsid w:val="00AF281F"/>
    <w:rsid w:val="00AF2A29"/>
    <w:rsid w:val="00AF3401"/>
    <w:rsid w:val="00AF3483"/>
    <w:rsid w:val="00AF3580"/>
    <w:rsid w:val="00AF37CF"/>
    <w:rsid w:val="00AF3FCF"/>
    <w:rsid w:val="00AF44B1"/>
    <w:rsid w:val="00AF4928"/>
    <w:rsid w:val="00AF4DA6"/>
    <w:rsid w:val="00AF5082"/>
    <w:rsid w:val="00AF5107"/>
    <w:rsid w:val="00AF54FA"/>
    <w:rsid w:val="00AF5643"/>
    <w:rsid w:val="00AF5740"/>
    <w:rsid w:val="00AF58D4"/>
    <w:rsid w:val="00AF5EF7"/>
    <w:rsid w:val="00AF6524"/>
    <w:rsid w:val="00AF6B2E"/>
    <w:rsid w:val="00AF6F6A"/>
    <w:rsid w:val="00AF71D9"/>
    <w:rsid w:val="00AF790F"/>
    <w:rsid w:val="00AF7A3E"/>
    <w:rsid w:val="00B00094"/>
    <w:rsid w:val="00B0019E"/>
    <w:rsid w:val="00B00323"/>
    <w:rsid w:val="00B007F3"/>
    <w:rsid w:val="00B00D6A"/>
    <w:rsid w:val="00B01057"/>
    <w:rsid w:val="00B01127"/>
    <w:rsid w:val="00B012EA"/>
    <w:rsid w:val="00B012FE"/>
    <w:rsid w:val="00B01BB5"/>
    <w:rsid w:val="00B01BEB"/>
    <w:rsid w:val="00B01C41"/>
    <w:rsid w:val="00B01C7A"/>
    <w:rsid w:val="00B01FA9"/>
    <w:rsid w:val="00B0217C"/>
    <w:rsid w:val="00B02503"/>
    <w:rsid w:val="00B026DA"/>
    <w:rsid w:val="00B02847"/>
    <w:rsid w:val="00B0284F"/>
    <w:rsid w:val="00B029A2"/>
    <w:rsid w:val="00B02C3C"/>
    <w:rsid w:val="00B02F76"/>
    <w:rsid w:val="00B02FA5"/>
    <w:rsid w:val="00B037B4"/>
    <w:rsid w:val="00B03C15"/>
    <w:rsid w:val="00B03F21"/>
    <w:rsid w:val="00B046D6"/>
    <w:rsid w:val="00B0470A"/>
    <w:rsid w:val="00B0480D"/>
    <w:rsid w:val="00B04A48"/>
    <w:rsid w:val="00B04C58"/>
    <w:rsid w:val="00B04D64"/>
    <w:rsid w:val="00B04F5F"/>
    <w:rsid w:val="00B050FE"/>
    <w:rsid w:val="00B0520F"/>
    <w:rsid w:val="00B0604C"/>
    <w:rsid w:val="00B0650C"/>
    <w:rsid w:val="00B06533"/>
    <w:rsid w:val="00B06609"/>
    <w:rsid w:val="00B0661F"/>
    <w:rsid w:val="00B06625"/>
    <w:rsid w:val="00B06A03"/>
    <w:rsid w:val="00B072C5"/>
    <w:rsid w:val="00B07803"/>
    <w:rsid w:val="00B07C8C"/>
    <w:rsid w:val="00B07F2A"/>
    <w:rsid w:val="00B101C2"/>
    <w:rsid w:val="00B10367"/>
    <w:rsid w:val="00B10D79"/>
    <w:rsid w:val="00B112C6"/>
    <w:rsid w:val="00B117BE"/>
    <w:rsid w:val="00B11AC8"/>
    <w:rsid w:val="00B11E91"/>
    <w:rsid w:val="00B12352"/>
    <w:rsid w:val="00B12355"/>
    <w:rsid w:val="00B12636"/>
    <w:rsid w:val="00B1347F"/>
    <w:rsid w:val="00B13B43"/>
    <w:rsid w:val="00B13BDB"/>
    <w:rsid w:val="00B13C55"/>
    <w:rsid w:val="00B13E17"/>
    <w:rsid w:val="00B14A09"/>
    <w:rsid w:val="00B15129"/>
    <w:rsid w:val="00B1591F"/>
    <w:rsid w:val="00B15F13"/>
    <w:rsid w:val="00B162D5"/>
    <w:rsid w:val="00B1652A"/>
    <w:rsid w:val="00B1652B"/>
    <w:rsid w:val="00B168E6"/>
    <w:rsid w:val="00B16D00"/>
    <w:rsid w:val="00B1740C"/>
    <w:rsid w:val="00B174CD"/>
    <w:rsid w:val="00B174DB"/>
    <w:rsid w:val="00B17772"/>
    <w:rsid w:val="00B17C3C"/>
    <w:rsid w:val="00B17E39"/>
    <w:rsid w:val="00B20728"/>
    <w:rsid w:val="00B20FCB"/>
    <w:rsid w:val="00B2132A"/>
    <w:rsid w:val="00B213EA"/>
    <w:rsid w:val="00B2158C"/>
    <w:rsid w:val="00B21A75"/>
    <w:rsid w:val="00B21DD9"/>
    <w:rsid w:val="00B21FC4"/>
    <w:rsid w:val="00B221F3"/>
    <w:rsid w:val="00B22409"/>
    <w:rsid w:val="00B22794"/>
    <w:rsid w:val="00B22D4C"/>
    <w:rsid w:val="00B22F02"/>
    <w:rsid w:val="00B2380A"/>
    <w:rsid w:val="00B24064"/>
    <w:rsid w:val="00B24249"/>
    <w:rsid w:val="00B24373"/>
    <w:rsid w:val="00B243C0"/>
    <w:rsid w:val="00B24402"/>
    <w:rsid w:val="00B24C57"/>
    <w:rsid w:val="00B24E3B"/>
    <w:rsid w:val="00B24F5A"/>
    <w:rsid w:val="00B24FA3"/>
    <w:rsid w:val="00B250F4"/>
    <w:rsid w:val="00B2525A"/>
    <w:rsid w:val="00B25264"/>
    <w:rsid w:val="00B25A0D"/>
    <w:rsid w:val="00B25B22"/>
    <w:rsid w:val="00B25B4B"/>
    <w:rsid w:val="00B25FD0"/>
    <w:rsid w:val="00B2636A"/>
    <w:rsid w:val="00B26465"/>
    <w:rsid w:val="00B26597"/>
    <w:rsid w:val="00B2671E"/>
    <w:rsid w:val="00B268F8"/>
    <w:rsid w:val="00B269FD"/>
    <w:rsid w:val="00B26D84"/>
    <w:rsid w:val="00B26E7A"/>
    <w:rsid w:val="00B26F7D"/>
    <w:rsid w:val="00B27286"/>
    <w:rsid w:val="00B2770C"/>
    <w:rsid w:val="00B27E44"/>
    <w:rsid w:val="00B303B5"/>
    <w:rsid w:val="00B3045B"/>
    <w:rsid w:val="00B30BA3"/>
    <w:rsid w:val="00B30CFB"/>
    <w:rsid w:val="00B30FE4"/>
    <w:rsid w:val="00B31513"/>
    <w:rsid w:val="00B315AC"/>
    <w:rsid w:val="00B32236"/>
    <w:rsid w:val="00B3239A"/>
    <w:rsid w:val="00B323CC"/>
    <w:rsid w:val="00B32735"/>
    <w:rsid w:val="00B328EE"/>
    <w:rsid w:val="00B32AF9"/>
    <w:rsid w:val="00B32C1B"/>
    <w:rsid w:val="00B32F37"/>
    <w:rsid w:val="00B33101"/>
    <w:rsid w:val="00B33410"/>
    <w:rsid w:val="00B337F8"/>
    <w:rsid w:val="00B33E59"/>
    <w:rsid w:val="00B341F2"/>
    <w:rsid w:val="00B3439D"/>
    <w:rsid w:val="00B34529"/>
    <w:rsid w:val="00B348C6"/>
    <w:rsid w:val="00B34A70"/>
    <w:rsid w:val="00B350A6"/>
    <w:rsid w:val="00B3565B"/>
    <w:rsid w:val="00B357CD"/>
    <w:rsid w:val="00B35ACB"/>
    <w:rsid w:val="00B35BAB"/>
    <w:rsid w:val="00B35CB8"/>
    <w:rsid w:val="00B367FB"/>
    <w:rsid w:val="00B36DC0"/>
    <w:rsid w:val="00B37068"/>
    <w:rsid w:val="00B37765"/>
    <w:rsid w:val="00B37899"/>
    <w:rsid w:val="00B37B25"/>
    <w:rsid w:val="00B4013E"/>
    <w:rsid w:val="00B4017D"/>
    <w:rsid w:val="00B405C8"/>
    <w:rsid w:val="00B410DF"/>
    <w:rsid w:val="00B4115F"/>
    <w:rsid w:val="00B4143C"/>
    <w:rsid w:val="00B414DD"/>
    <w:rsid w:val="00B41619"/>
    <w:rsid w:val="00B41896"/>
    <w:rsid w:val="00B4196B"/>
    <w:rsid w:val="00B41B6A"/>
    <w:rsid w:val="00B41FAE"/>
    <w:rsid w:val="00B420BC"/>
    <w:rsid w:val="00B421D0"/>
    <w:rsid w:val="00B423C3"/>
    <w:rsid w:val="00B42494"/>
    <w:rsid w:val="00B42573"/>
    <w:rsid w:val="00B42860"/>
    <w:rsid w:val="00B43076"/>
    <w:rsid w:val="00B4315A"/>
    <w:rsid w:val="00B437CE"/>
    <w:rsid w:val="00B43B95"/>
    <w:rsid w:val="00B43C2F"/>
    <w:rsid w:val="00B43E78"/>
    <w:rsid w:val="00B4406A"/>
    <w:rsid w:val="00B443AF"/>
    <w:rsid w:val="00B444C1"/>
    <w:rsid w:val="00B4485F"/>
    <w:rsid w:val="00B44E48"/>
    <w:rsid w:val="00B44FA4"/>
    <w:rsid w:val="00B451F4"/>
    <w:rsid w:val="00B4536F"/>
    <w:rsid w:val="00B457FF"/>
    <w:rsid w:val="00B45E25"/>
    <w:rsid w:val="00B46156"/>
    <w:rsid w:val="00B469A6"/>
    <w:rsid w:val="00B46ABC"/>
    <w:rsid w:val="00B46B5C"/>
    <w:rsid w:val="00B46DC7"/>
    <w:rsid w:val="00B47101"/>
    <w:rsid w:val="00B476DF"/>
    <w:rsid w:val="00B477AC"/>
    <w:rsid w:val="00B47B78"/>
    <w:rsid w:val="00B47CCD"/>
    <w:rsid w:val="00B50070"/>
    <w:rsid w:val="00B501A6"/>
    <w:rsid w:val="00B50509"/>
    <w:rsid w:val="00B509B5"/>
    <w:rsid w:val="00B50B58"/>
    <w:rsid w:val="00B50E0A"/>
    <w:rsid w:val="00B51078"/>
    <w:rsid w:val="00B51580"/>
    <w:rsid w:val="00B51C27"/>
    <w:rsid w:val="00B51F0C"/>
    <w:rsid w:val="00B520C4"/>
    <w:rsid w:val="00B52267"/>
    <w:rsid w:val="00B5300E"/>
    <w:rsid w:val="00B53093"/>
    <w:rsid w:val="00B53B00"/>
    <w:rsid w:val="00B53E44"/>
    <w:rsid w:val="00B54075"/>
    <w:rsid w:val="00B540E1"/>
    <w:rsid w:val="00B5417E"/>
    <w:rsid w:val="00B54379"/>
    <w:rsid w:val="00B543A2"/>
    <w:rsid w:val="00B5444A"/>
    <w:rsid w:val="00B54C9C"/>
    <w:rsid w:val="00B54DA2"/>
    <w:rsid w:val="00B54F65"/>
    <w:rsid w:val="00B54F76"/>
    <w:rsid w:val="00B55016"/>
    <w:rsid w:val="00B55171"/>
    <w:rsid w:val="00B552F0"/>
    <w:rsid w:val="00B55C7D"/>
    <w:rsid w:val="00B560E3"/>
    <w:rsid w:val="00B5633D"/>
    <w:rsid w:val="00B563AC"/>
    <w:rsid w:val="00B56481"/>
    <w:rsid w:val="00B56618"/>
    <w:rsid w:val="00B56F31"/>
    <w:rsid w:val="00B57783"/>
    <w:rsid w:val="00B57788"/>
    <w:rsid w:val="00B5785E"/>
    <w:rsid w:val="00B57DE8"/>
    <w:rsid w:val="00B57F31"/>
    <w:rsid w:val="00B57F58"/>
    <w:rsid w:val="00B57FB5"/>
    <w:rsid w:val="00B60E05"/>
    <w:rsid w:val="00B60FBA"/>
    <w:rsid w:val="00B61210"/>
    <w:rsid w:val="00B613D0"/>
    <w:rsid w:val="00B615C3"/>
    <w:rsid w:val="00B616DF"/>
    <w:rsid w:val="00B61C26"/>
    <w:rsid w:val="00B61E3E"/>
    <w:rsid w:val="00B62098"/>
    <w:rsid w:val="00B6227E"/>
    <w:rsid w:val="00B629C7"/>
    <w:rsid w:val="00B62CFA"/>
    <w:rsid w:val="00B63186"/>
    <w:rsid w:val="00B631A7"/>
    <w:rsid w:val="00B6340E"/>
    <w:rsid w:val="00B6378D"/>
    <w:rsid w:val="00B6392F"/>
    <w:rsid w:val="00B63DE4"/>
    <w:rsid w:val="00B640E2"/>
    <w:rsid w:val="00B64203"/>
    <w:rsid w:val="00B64282"/>
    <w:rsid w:val="00B647D9"/>
    <w:rsid w:val="00B64A43"/>
    <w:rsid w:val="00B65510"/>
    <w:rsid w:val="00B65A66"/>
    <w:rsid w:val="00B65AE7"/>
    <w:rsid w:val="00B65CE4"/>
    <w:rsid w:val="00B66273"/>
    <w:rsid w:val="00B66276"/>
    <w:rsid w:val="00B662D1"/>
    <w:rsid w:val="00B667DF"/>
    <w:rsid w:val="00B66929"/>
    <w:rsid w:val="00B66B55"/>
    <w:rsid w:val="00B66CCB"/>
    <w:rsid w:val="00B66F38"/>
    <w:rsid w:val="00B67307"/>
    <w:rsid w:val="00B6764F"/>
    <w:rsid w:val="00B67847"/>
    <w:rsid w:val="00B70FB9"/>
    <w:rsid w:val="00B7156B"/>
    <w:rsid w:val="00B717CB"/>
    <w:rsid w:val="00B71A26"/>
    <w:rsid w:val="00B71A65"/>
    <w:rsid w:val="00B7200B"/>
    <w:rsid w:val="00B721A9"/>
    <w:rsid w:val="00B7255C"/>
    <w:rsid w:val="00B72574"/>
    <w:rsid w:val="00B727A4"/>
    <w:rsid w:val="00B72D7D"/>
    <w:rsid w:val="00B73206"/>
    <w:rsid w:val="00B732A2"/>
    <w:rsid w:val="00B73A9E"/>
    <w:rsid w:val="00B73D4C"/>
    <w:rsid w:val="00B746BE"/>
    <w:rsid w:val="00B74755"/>
    <w:rsid w:val="00B74F41"/>
    <w:rsid w:val="00B753C9"/>
    <w:rsid w:val="00B753EA"/>
    <w:rsid w:val="00B75408"/>
    <w:rsid w:val="00B756BC"/>
    <w:rsid w:val="00B7588D"/>
    <w:rsid w:val="00B758C7"/>
    <w:rsid w:val="00B75AAA"/>
    <w:rsid w:val="00B75BF1"/>
    <w:rsid w:val="00B761F7"/>
    <w:rsid w:val="00B7650D"/>
    <w:rsid w:val="00B765EB"/>
    <w:rsid w:val="00B768DC"/>
    <w:rsid w:val="00B76C78"/>
    <w:rsid w:val="00B76D7B"/>
    <w:rsid w:val="00B76DA9"/>
    <w:rsid w:val="00B77080"/>
    <w:rsid w:val="00B77319"/>
    <w:rsid w:val="00B777F7"/>
    <w:rsid w:val="00B77E24"/>
    <w:rsid w:val="00B80182"/>
    <w:rsid w:val="00B80579"/>
    <w:rsid w:val="00B80793"/>
    <w:rsid w:val="00B80C3A"/>
    <w:rsid w:val="00B80D96"/>
    <w:rsid w:val="00B811A0"/>
    <w:rsid w:val="00B8138F"/>
    <w:rsid w:val="00B814D3"/>
    <w:rsid w:val="00B81BD5"/>
    <w:rsid w:val="00B823E1"/>
    <w:rsid w:val="00B82448"/>
    <w:rsid w:val="00B82569"/>
    <w:rsid w:val="00B826DC"/>
    <w:rsid w:val="00B8278B"/>
    <w:rsid w:val="00B82ACE"/>
    <w:rsid w:val="00B82BA3"/>
    <w:rsid w:val="00B82DB8"/>
    <w:rsid w:val="00B83E9D"/>
    <w:rsid w:val="00B83F89"/>
    <w:rsid w:val="00B840BC"/>
    <w:rsid w:val="00B844BF"/>
    <w:rsid w:val="00B845DF"/>
    <w:rsid w:val="00B846AF"/>
    <w:rsid w:val="00B84815"/>
    <w:rsid w:val="00B84933"/>
    <w:rsid w:val="00B84D81"/>
    <w:rsid w:val="00B852C3"/>
    <w:rsid w:val="00B859E6"/>
    <w:rsid w:val="00B85EC2"/>
    <w:rsid w:val="00B86264"/>
    <w:rsid w:val="00B864B3"/>
    <w:rsid w:val="00B86559"/>
    <w:rsid w:val="00B86BD8"/>
    <w:rsid w:val="00B8705A"/>
    <w:rsid w:val="00B87325"/>
    <w:rsid w:val="00B874B8"/>
    <w:rsid w:val="00B875FC"/>
    <w:rsid w:val="00B87612"/>
    <w:rsid w:val="00B9048E"/>
    <w:rsid w:val="00B9080B"/>
    <w:rsid w:val="00B9089D"/>
    <w:rsid w:val="00B910B9"/>
    <w:rsid w:val="00B91706"/>
    <w:rsid w:val="00B918EE"/>
    <w:rsid w:val="00B91BA6"/>
    <w:rsid w:val="00B91C50"/>
    <w:rsid w:val="00B924A1"/>
    <w:rsid w:val="00B92807"/>
    <w:rsid w:val="00B92E05"/>
    <w:rsid w:val="00B9305D"/>
    <w:rsid w:val="00B93457"/>
    <w:rsid w:val="00B93511"/>
    <w:rsid w:val="00B93A4F"/>
    <w:rsid w:val="00B941FB"/>
    <w:rsid w:val="00B946A4"/>
    <w:rsid w:val="00B94B58"/>
    <w:rsid w:val="00B95316"/>
    <w:rsid w:val="00B9531D"/>
    <w:rsid w:val="00B953CA"/>
    <w:rsid w:val="00B954D5"/>
    <w:rsid w:val="00B957AA"/>
    <w:rsid w:val="00B958CA"/>
    <w:rsid w:val="00B95F0B"/>
    <w:rsid w:val="00B95FD2"/>
    <w:rsid w:val="00B96117"/>
    <w:rsid w:val="00B962B9"/>
    <w:rsid w:val="00B96312"/>
    <w:rsid w:val="00B964AA"/>
    <w:rsid w:val="00B96578"/>
    <w:rsid w:val="00B966DE"/>
    <w:rsid w:val="00B96DE8"/>
    <w:rsid w:val="00B97BB4"/>
    <w:rsid w:val="00BA0062"/>
    <w:rsid w:val="00BA0068"/>
    <w:rsid w:val="00BA012C"/>
    <w:rsid w:val="00BA0520"/>
    <w:rsid w:val="00BA0826"/>
    <w:rsid w:val="00BA0893"/>
    <w:rsid w:val="00BA105E"/>
    <w:rsid w:val="00BA155E"/>
    <w:rsid w:val="00BA15D1"/>
    <w:rsid w:val="00BA1709"/>
    <w:rsid w:val="00BA1A3C"/>
    <w:rsid w:val="00BA1B4F"/>
    <w:rsid w:val="00BA1E0E"/>
    <w:rsid w:val="00BA21B9"/>
    <w:rsid w:val="00BA2299"/>
    <w:rsid w:val="00BA2A55"/>
    <w:rsid w:val="00BA2A6F"/>
    <w:rsid w:val="00BA2FCB"/>
    <w:rsid w:val="00BA337D"/>
    <w:rsid w:val="00BA39FE"/>
    <w:rsid w:val="00BA4BFC"/>
    <w:rsid w:val="00BA4CAC"/>
    <w:rsid w:val="00BA4E83"/>
    <w:rsid w:val="00BA56DE"/>
    <w:rsid w:val="00BA5A73"/>
    <w:rsid w:val="00BA5C24"/>
    <w:rsid w:val="00BA5E4A"/>
    <w:rsid w:val="00BA5E8B"/>
    <w:rsid w:val="00BA6E5B"/>
    <w:rsid w:val="00BA6FA2"/>
    <w:rsid w:val="00BA728D"/>
    <w:rsid w:val="00BA73BF"/>
    <w:rsid w:val="00BA7E61"/>
    <w:rsid w:val="00BA7F79"/>
    <w:rsid w:val="00BB02E4"/>
    <w:rsid w:val="00BB033E"/>
    <w:rsid w:val="00BB0BDD"/>
    <w:rsid w:val="00BB0BF9"/>
    <w:rsid w:val="00BB1050"/>
    <w:rsid w:val="00BB105F"/>
    <w:rsid w:val="00BB16D1"/>
    <w:rsid w:val="00BB18E2"/>
    <w:rsid w:val="00BB1AF0"/>
    <w:rsid w:val="00BB1CF4"/>
    <w:rsid w:val="00BB1F8F"/>
    <w:rsid w:val="00BB224B"/>
    <w:rsid w:val="00BB2485"/>
    <w:rsid w:val="00BB2905"/>
    <w:rsid w:val="00BB2D1D"/>
    <w:rsid w:val="00BB300A"/>
    <w:rsid w:val="00BB30D9"/>
    <w:rsid w:val="00BB3364"/>
    <w:rsid w:val="00BB358C"/>
    <w:rsid w:val="00BB35CE"/>
    <w:rsid w:val="00BB3963"/>
    <w:rsid w:val="00BB39AF"/>
    <w:rsid w:val="00BB3D01"/>
    <w:rsid w:val="00BB3DE0"/>
    <w:rsid w:val="00BB439E"/>
    <w:rsid w:val="00BB473A"/>
    <w:rsid w:val="00BB4C75"/>
    <w:rsid w:val="00BB51D9"/>
    <w:rsid w:val="00BB545E"/>
    <w:rsid w:val="00BB5751"/>
    <w:rsid w:val="00BB5889"/>
    <w:rsid w:val="00BB5C96"/>
    <w:rsid w:val="00BB6D5C"/>
    <w:rsid w:val="00BB6D91"/>
    <w:rsid w:val="00BB6FAA"/>
    <w:rsid w:val="00BB7152"/>
    <w:rsid w:val="00BB7321"/>
    <w:rsid w:val="00BB795E"/>
    <w:rsid w:val="00BB7A67"/>
    <w:rsid w:val="00BB7D86"/>
    <w:rsid w:val="00BC0A26"/>
    <w:rsid w:val="00BC1961"/>
    <w:rsid w:val="00BC1DBC"/>
    <w:rsid w:val="00BC1E6E"/>
    <w:rsid w:val="00BC20A2"/>
    <w:rsid w:val="00BC213B"/>
    <w:rsid w:val="00BC2151"/>
    <w:rsid w:val="00BC2232"/>
    <w:rsid w:val="00BC2586"/>
    <w:rsid w:val="00BC277D"/>
    <w:rsid w:val="00BC2952"/>
    <w:rsid w:val="00BC2A43"/>
    <w:rsid w:val="00BC2DA4"/>
    <w:rsid w:val="00BC3CAF"/>
    <w:rsid w:val="00BC3DEE"/>
    <w:rsid w:val="00BC406D"/>
    <w:rsid w:val="00BC45E0"/>
    <w:rsid w:val="00BC4FEB"/>
    <w:rsid w:val="00BC5140"/>
    <w:rsid w:val="00BC51D5"/>
    <w:rsid w:val="00BC5236"/>
    <w:rsid w:val="00BC5851"/>
    <w:rsid w:val="00BC59D4"/>
    <w:rsid w:val="00BC5DB8"/>
    <w:rsid w:val="00BC5F8E"/>
    <w:rsid w:val="00BC655E"/>
    <w:rsid w:val="00BC6ACD"/>
    <w:rsid w:val="00BC6C5E"/>
    <w:rsid w:val="00BC7070"/>
    <w:rsid w:val="00BC70FE"/>
    <w:rsid w:val="00BC7332"/>
    <w:rsid w:val="00BC7526"/>
    <w:rsid w:val="00BC7883"/>
    <w:rsid w:val="00BC7A5B"/>
    <w:rsid w:val="00BD064B"/>
    <w:rsid w:val="00BD0945"/>
    <w:rsid w:val="00BD0AA3"/>
    <w:rsid w:val="00BD0CD1"/>
    <w:rsid w:val="00BD0DB2"/>
    <w:rsid w:val="00BD17F3"/>
    <w:rsid w:val="00BD1999"/>
    <w:rsid w:val="00BD1A43"/>
    <w:rsid w:val="00BD1C11"/>
    <w:rsid w:val="00BD1D12"/>
    <w:rsid w:val="00BD1F24"/>
    <w:rsid w:val="00BD200A"/>
    <w:rsid w:val="00BD2207"/>
    <w:rsid w:val="00BD224F"/>
    <w:rsid w:val="00BD23D8"/>
    <w:rsid w:val="00BD24E2"/>
    <w:rsid w:val="00BD25BD"/>
    <w:rsid w:val="00BD27A3"/>
    <w:rsid w:val="00BD2C4E"/>
    <w:rsid w:val="00BD2DEB"/>
    <w:rsid w:val="00BD2E76"/>
    <w:rsid w:val="00BD2EE4"/>
    <w:rsid w:val="00BD3111"/>
    <w:rsid w:val="00BD3288"/>
    <w:rsid w:val="00BD3758"/>
    <w:rsid w:val="00BD392A"/>
    <w:rsid w:val="00BD3934"/>
    <w:rsid w:val="00BD3B44"/>
    <w:rsid w:val="00BD3CA4"/>
    <w:rsid w:val="00BD42A8"/>
    <w:rsid w:val="00BD4505"/>
    <w:rsid w:val="00BD4ABD"/>
    <w:rsid w:val="00BD4BC8"/>
    <w:rsid w:val="00BD4C1C"/>
    <w:rsid w:val="00BD5270"/>
    <w:rsid w:val="00BD52CB"/>
    <w:rsid w:val="00BD5EAF"/>
    <w:rsid w:val="00BD5F0C"/>
    <w:rsid w:val="00BD63DC"/>
    <w:rsid w:val="00BD6542"/>
    <w:rsid w:val="00BD66CB"/>
    <w:rsid w:val="00BD67EA"/>
    <w:rsid w:val="00BD68BB"/>
    <w:rsid w:val="00BD69BB"/>
    <w:rsid w:val="00BD6A88"/>
    <w:rsid w:val="00BD6F38"/>
    <w:rsid w:val="00BD7C5D"/>
    <w:rsid w:val="00BD7ECD"/>
    <w:rsid w:val="00BE0344"/>
    <w:rsid w:val="00BE03FF"/>
    <w:rsid w:val="00BE04E5"/>
    <w:rsid w:val="00BE0946"/>
    <w:rsid w:val="00BE0C21"/>
    <w:rsid w:val="00BE0CDA"/>
    <w:rsid w:val="00BE0EC5"/>
    <w:rsid w:val="00BE0F8F"/>
    <w:rsid w:val="00BE10EF"/>
    <w:rsid w:val="00BE130D"/>
    <w:rsid w:val="00BE15EE"/>
    <w:rsid w:val="00BE17D8"/>
    <w:rsid w:val="00BE1DD3"/>
    <w:rsid w:val="00BE21B7"/>
    <w:rsid w:val="00BE21E3"/>
    <w:rsid w:val="00BE2229"/>
    <w:rsid w:val="00BE2B3C"/>
    <w:rsid w:val="00BE2CF1"/>
    <w:rsid w:val="00BE2FE7"/>
    <w:rsid w:val="00BE3176"/>
    <w:rsid w:val="00BE3584"/>
    <w:rsid w:val="00BE35EA"/>
    <w:rsid w:val="00BE3D3F"/>
    <w:rsid w:val="00BE3D86"/>
    <w:rsid w:val="00BE3DA1"/>
    <w:rsid w:val="00BE3E26"/>
    <w:rsid w:val="00BE3E39"/>
    <w:rsid w:val="00BE3F2A"/>
    <w:rsid w:val="00BE4114"/>
    <w:rsid w:val="00BE4197"/>
    <w:rsid w:val="00BE4241"/>
    <w:rsid w:val="00BE4286"/>
    <w:rsid w:val="00BE42CB"/>
    <w:rsid w:val="00BE46FD"/>
    <w:rsid w:val="00BE4713"/>
    <w:rsid w:val="00BE490E"/>
    <w:rsid w:val="00BE4DFB"/>
    <w:rsid w:val="00BE509B"/>
    <w:rsid w:val="00BE5215"/>
    <w:rsid w:val="00BE53D3"/>
    <w:rsid w:val="00BE593D"/>
    <w:rsid w:val="00BE5CB7"/>
    <w:rsid w:val="00BE6315"/>
    <w:rsid w:val="00BE6499"/>
    <w:rsid w:val="00BE780F"/>
    <w:rsid w:val="00BE7877"/>
    <w:rsid w:val="00BE7AA0"/>
    <w:rsid w:val="00BF00C7"/>
    <w:rsid w:val="00BF052A"/>
    <w:rsid w:val="00BF0996"/>
    <w:rsid w:val="00BF0BB6"/>
    <w:rsid w:val="00BF0F57"/>
    <w:rsid w:val="00BF0F5A"/>
    <w:rsid w:val="00BF1510"/>
    <w:rsid w:val="00BF1C18"/>
    <w:rsid w:val="00BF1EBF"/>
    <w:rsid w:val="00BF2072"/>
    <w:rsid w:val="00BF2442"/>
    <w:rsid w:val="00BF29AC"/>
    <w:rsid w:val="00BF2CD4"/>
    <w:rsid w:val="00BF2E52"/>
    <w:rsid w:val="00BF360E"/>
    <w:rsid w:val="00BF39BF"/>
    <w:rsid w:val="00BF3BDE"/>
    <w:rsid w:val="00BF3C6C"/>
    <w:rsid w:val="00BF4337"/>
    <w:rsid w:val="00BF4BA5"/>
    <w:rsid w:val="00BF523C"/>
    <w:rsid w:val="00BF54D9"/>
    <w:rsid w:val="00BF564B"/>
    <w:rsid w:val="00BF571C"/>
    <w:rsid w:val="00BF5724"/>
    <w:rsid w:val="00BF57A0"/>
    <w:rsid w:val="00BF5BF2"/>
    <w:rsid w:val="00BF6128"/>
    <w:rsid w:val="00BF7034"/>
    <w:rsid w:val="00BF78D8"/>
    <w:rsid w:val="00BF794C"/>
    <w:rsid w:val="00BF7B35"/>
    <w:rsid w:val="00BF7CEA"/>
    <w:rsid w:val="00C00096"/>
    <w:rsid w:val="00C000C0"/>
    <w:rsid w:val="00C004CD"/>
    <w:rsid w:val="00C00BA9"/>
    <w:rsid w:val="00C00C05"/>
    <w:rsid w:val="00C00D45"/>
    <w:rsid w:val="00C00D89"/>
    <w:rsid w:val="00C0154E"/>
    <w:rsid w:val="00C0163F"/>
    <w:rsid w:val="00C01823"/>
    <w:rsid w:val="00C01D26"/>
    <w:rsid w:val="00C0236C"/>
    <w:rsid w:val="00C02729"/>
    <w:rsid w:val="00C02892"/>
    <w:rsid w:val="00C028D6"/>
    <w:rsid w:val="00C028F6"/>
    <w:rsid w:val="00C02AAD"/>
    <w:rsid w:val="00C02EF5"/>
    <w:rsid w:val="00C03388"/>
    <w:rsid w:val="00C0387B"/>
    <w:rsid w:val="00C04047"/>
    <w:rsid w:val="00C042EE"/>
    <w:rsid w:val="00C04814"/>
    <w:rsid w:val="00C04A31"/>
    <w:rsid w:val="00C04B31"/>
    <w:rsid w:val="00C04F58"/>
    <w:rsid w:val="00C056EC"/>
    <w:rsid w:val="00C058E1"/>
    <w:rsid w:val="00C05AB9"/>
    <w:rsid w:val="00C05C9D"/>
    <w:rsid w:val="00C05EE9"/>
    <w:rsid w:val="00C06298"/>
    <w:rsid w:val="00C06382"/>
    <w:rsid w:val="00C065A2"/>
    <w:rsid w:val="00C06F8A"/>
    <w:rsid w:val="00C078BC"/>
    <w:rsid w:val="00C07C0A"/>
    <w:rsid w:val="00C07E56"/>
    <w:rsid w:val="00C100BB"/>
    <w:rsid w:val="00C101A7"/>
    <w:rsid w:val="00C106EE"/>
    <w:rsid w:val="00C10DAD"/>
    <w:rsid w:val="00C11082"/>
    <w:rsid w:val="00C113B9"/>
    <w:rsid w:val="00C1148A"/>
    <w:rsid w:val="00C11915"/>
    <w:rsid w:val="00C11BAE"/>
    <w:rsid w:val="00C11DE3"/>
    <w:rsid w:val="00C11DE5"/>
    <w:rsid w:val="00C125D7"/>
    <w:rsid w:val="00C12808"/>
    <w:rsid w:val="00C12C0D"/>
    <w:rsid w:val="00C13402"/>
    <w:rsid w:val="00C13B74"/>
    <w:rsid w:val="00C13E73"/>
    <w:rsid w:val="00C13F20"/>
    <w:rsid w:val="00C14184"/>
    <w:rsid w:val="00C14403"/>
    <w:rsid w:val="00C15BDC"/>
    <w:rsid w:val="00C15F99"/>
    <w:rsid w:val="00C1637C"/>
    <w:rsid w:val="00C16680"/>
    <w:rsid w:val="00C16693"/>
    <w:rsid w:val="00C166B9"/>
    <w:rsid w:val="00C16E18"/>
    <w:rsid w:val="00C17461"/>
    <w:rsid w:val="00C17755"/>
    <w:rsid w:val="00C177C5"/>
    <w:rsid w:val="00C17CF2"/>
    <w:rsid w:val="00C17E3A"/>
    <w:rsid w:val="00C20EFF"/>
    <w:rsid w:val="00C2129E"/>
    <w:rsid w:val="00C21609"/>
    <w:rsid w:val="00C21824"/>
    <w:rsid w:val="00C21B6C"/>
    <w:rsid w:val="00C21EDD"/>
    <w:rsid w:val="00C223E2"/>
    <w:rsid w:val="00C2280B"/>
    <w:rsid w:val="00C22D5A"/>
    <w:rsid w:val="00C236E8"/>
    <w:rsid w:val="00C239B4"/>
    <w:rsid w:val="00C23C8B"/>
    <w:rsid w:val="00C24462"/>
    <w:rsid w:val="00C2467B"/>
    <w:rsid w:val="00C247C9"/>
    <w:rsid w:val="00C248C3"/>
    <w:rsid w:val="00C24BE7"/>
    <w:rsid w:val="00C2509E"/>
    <w:rsid w:val="00C25523"/>
    <w:rsid w:val="00C2553A"/>
    <w:rsid w:val="00C25CA7"/>
    <w:rsid w:val="00C272EF"/>
    <w:rsid w:val="00C27617"/>
    <w:rsid w:val="00C27623"/>
    <w:rsid w:val="00C27688"/>
    <w:rsid w:val="00C27BBB"/>
    <w:rsid w:val="00C300E2"/>
    <w:rsid w:val="00C300E7"/>
    <w:rsid w:val="00C30340"/>
    <w:rsid w:val="00C30788"/>
    <w:rsid w:val="00C30A3C"/>
    <w:rsid w:val="00C31281"/>
    <w:rsid w:val="00C312DA"/>
    <w:rsid w:val="00C31886"/>
    <w:rsid w:val="00C31A78"/>
    <w:rsid w:val="00C320E7"/>
    <w:rsid w:val="00C324F0"/>
    <w:rsid w:val="00C3282F"/>
    <w:rsid w:val="00C3289A"/>
    <w:rsid w:val="00C32F21"/>
    <w:rsid w:val="00C33165"/>
    <w:rsid w:val="00C3362B"/>
    <w:rsid w:val="00C337EB"/>
    <w:rsid w:val="00C33AE6"/>
    <w:rsid w:val="00C3416E"/>
    <w:rsid w:val="00C343F8"/>
    <w:rsid w:val="00C34484"/>
    <w:rsid w:val="00C34A38"/>
    <w:rsid w:val="00C35134"/>
    <w:rsid w:val="00C353CF"/>
    <w:rsid w:val="00C353FE"/>
    <w:rsid w:val="00C3554D"/>
    <w:rsid w:val="00C355A0"/>
    <w:rsid w:val="00C3564B"/>
    <w:rsid w:val="00C35816"/>
    <w:rsid w:val="00C35B2F"/>
    <w:rsid w:val="00C36F97"/>
    <w:rsid w:val="00C370BC"/>
    <w:rsid w:val="00C37113"/>
    <w:rsid w:val="00C372A4"/>
    <w:rsid w:val="00C373CE"/>
    <w:rsid w:val="00C4012E"/>
    <w:rsid w:val="00C40168"/>
    <w:rsid w:val="00C4046A"/>
    <w:rsid w:val="00C4054C"/>
    <w:rsid w:val="00C409C8"/>
    <w:rsid w:val="00C40E89"/>
    <w:rsid w:val="00C40F47"/>
    <w:rsid w:val="00C41260"/>
    <w:rsid w:val="00C417AD"/>
    <w:rsid w:val="00C41D3C"/>
    <w:rsid w:val="00C42185"/>
    <w:rsid w:val="00C422D0"/>
    <w:rsid w:val="00C42CDD"/>
    <w:rsid w:val="00C4313C"/>
    <w:rsid w:val="00C43215"/>
    <w:rsid w:val="00C43B23"/>
    <w:rsid w:val="00C43DF2"/>
    <w:rsid w:val="00C43FDF"/>
    <w:rsid w:val="00C43FEC"/>
    <w:rsid w:val="00C4400A"/>
    <w:rsid w:val="00C440F1"/>
    <w:rsid w:val="00C448F6"/>
    <w:rsid w:val="00C4491A"/>
    <w:rsid w:val="00C44993"/>
    <w:rsid w:val="00C449F6"/>
    <w:rsid w:val="00C44A08"/>
    <w:rsid w:val="00C450A4"/>
    <w:rsid w:val="00C453A7"/>
    <w:rsid w:val="00C453D5"/>
    <w:rsid w:val="00C45498"/>
    <w:rsid w:val="00C45722"/>
    <w:rsid w:val="00C45932"/>
    <w:rsid w:val="00C46056"/>
    <w:rsid w:val="00C46571"/>
    <w:rsid w:val="00C46705"/>
    <w:rsid w:val="00C4676A"/>
    <w:rsid w:val="00C4680A"/>
    <w:rsid w:val="00C468FB"/>
    <w:rsid w:val="00C46AF7"/>
    <w:rsid w:val="00C46BAC"/>
    <w:rsid w:val="00C46BF4"/>
    <w:rsid w:val="00C46FEE"/>
    <w:rsid w:val="00C473A1"/>
    <w:rsid w:val="00C476A9"/>
    <w:rsid w:val="00C47FB2"/>
    <w:rsid w:val="00C501E3"/>
    <w:rsid w:val="00C506E7"/>
    <w:rsid w:val="00C50DA5"/>
    <w:rsid w:val="00C50DB0"/>
    <w:rsid w:val="00C50EAA"/>
    <w:rsid w:val="00C515F1"/>
    <w:rsid w:val="00C51690"/>
    <w:rsid w:val="00C516A5"/>
    <w:rsid w:val="00C51B05"/>
    <w:rsid w:val="00C51C65"/>
    <w:rsid w:val="00C520B1"/>
    <w:rsid w:val="00C5239D"/>
    <w:rsid w:val="00C525FF"/>
    <w:rsid w:val="00C526E6"/>
    <w:rsid w:val="00C52B56"/>
    <w:rsid w:val="00C52D1B"/>
    <w:rsid w:val="00C52F5C"/>
    <w:rsid w:val="00C5305F"/>
    <w:rsid w:val="00C5350C"/>
    <w:rsid w:val="00C53EE2"/>
    <w:rsid w:val="00C54254"/>
    <w:rsid w:val="00C54388"/>
    <w:rsid w:val="00C5466C"/>
    <w:rsid w:val="00C54D90"/>
    <w:rsid w:val="00C5572A"/>
    <w:rsid w:val="00C557C4"/>
    <w:rsid w:val="00C55A60"/>
    <w:rsid w:val="00C5603C"/>
    <w:rsid w:val="00C560DE"/>
    <w:rsid w:val="00C56331"/>
    <w:rsid w:val="00C5636A"/>
    <w:rsid w:val="00C5648E"/>
    <w:rsid w:val="00C56497"/>
    <w:rsid w:val="00C566E0"/>
    <w:rsid w:val="00C57110"/>
    <w:rsid w:val="00C57961"/>
    <w:rsid w:val="00C60029"/>
    <w:rsid w:val="00C60332"/>
    <w:rsid w:val="00C60547"/>
    <w:rsid w:val="00C60CC3"/>
    <w:rsid w:val="00C60E08"/>
    <w:rsid w:val="00C60F1A"/>
    <w:rsid w:val="00C617FF"/>
    <w:rsid w:val="00C622E7"/>
    <w:rsid w:val="00C62445"/>
    <w:rsid w:val="00C62657"/>
    <w:rsid w:val="00C62A3D"/>
    <w:rsid w:val="00C6369E"/>
    <w:rsid w:val="00C638E0"/>
    <w:rsid w:val="00C63A0F"/>
    <w:rsid w:val="00C63A99"/>
    <w:rsid w:val="00C63B00"/>
    <w:rsid w:val="00C64AE5"/>
    <w:rsid w:val="00C6509F"/>
    <w:rsid w:val="00C65338"/>
    <w:rsid w:val="00C654D6"/>
    <w:rsid w:val="00C661E3"/>
    <w:rsid w:val="00C662A2"/>
    <w:rsid w:val="00C664F5"/>
    <w:rsid w:val="00C666FB"/>
    <w:rsid w:val="00C66793"/>
    <w:rsid w:val="00C668AA"/>
    <w:rsid w:val="00C66CF8"/>
    <w:rsid w:val="00C6716A"/>
    <w:rsid w:val="00C671AC"/>
    <w:rsid w:val="00C671C9"/>
    <w:rsid w:val="00C67B40"/>
    <w:rsid w:val="00C67F3C"/>
    <w:rsid w:val="00C7025E"/>
    <w:rsid w:val="00C703DD"/>
    <w:rsid w:val="00C70C4D"/>
    <w:rsid w:val="00C70CDD"/>
    <w:rsid w:val="00C71545"/>
    <w:rsid w:val="00C71E03"/>
    <w:rsid w:val="00C72026"/>
    <w:rsid w:val="00C726CE"/>
    <w:rsid w:val="00C7281D"/>
    <w:rsid w:val="00C7313C"/>
    <w:rsid w:val="00C733C0"/>
    <w:rsid w:val="00C73536"/>
    <w:rsid w:val="00C735CC"/>
    <w:rsid w:val="00C7362E"/>
    <w:rsid w:val="00C736F9"/>
    <w:rsid w:val="00C73829"/>
    <w:rsid w:val="00C73BEE"/>
    <w:rsid w:val="00C73CEA"/>
    <w:rsid w:val="00C745C2"/>
    <w:rsid w:val="00C746FA"/>
    <w:rsid w:val="00C74CD7"/>
    <w:rsid w:val="00C7596D"/>
    <w:rsid w:val="00C764D2"/>
    <w:rsid w:val="00C7651F"/>
    <w:rsid w:val="00C76720"/>
    <w:rsid w:val="00C76DC7"/>
    <w:rsid w:val="00C7736A"/>
    <w:rsid w:val="00C77455"/>
    <w:rsid w:val="00C77A38"/>
    <w:rsid w:val="00C77B84"/>
    <w:rsid w:val="00C77BD2"/>
    <w:rsid w:val="00C77C6F"/>
    <w:rsid w:val="00C77CF6"/>
    <w:rsid w:val="00C801C2"/>
    <w:rsid w:val="00C80305"/>
    <w:rsid w:val="00C80702"/>
    <w:rsid w:val="00C80B66"/>
    <w:rsid w:val="00C81020"/>
    <w:rsid w:val="00C810FE"/>
    <w:rsid w:val="00C81433"/>
    <w:rsid w:val="00C815DB"/>
    <w:rsid w:val="00C816F3"/>
    <w:rsid w:val="00C81EE6"/>
    <w:rsid w:val="00C827A0"/>
    <w:rsid w:val="00C82967"/>
    <w:rsid w:val="00C82A5B"/>
    <w:rsid w:val="00C82BAC"/>
    <w:rsid w:val="00C82BEA"/>
    <w:rsid w:val="00C832F6"/>
    <w:rsid w:val="00C83D83"/>
    <w:rsid w:val="00C840B0"/>
    <w:rsid w:val="00C844FB"/>
    <w:rsid w:val="00C84713"/>
    <w:rsid w:val="00C847C2"/>
    <w:rsid w:val="00C849E6"/>
    <w:rsid w:val="00C84AE1"/>
    <w:rsid w:val="00C8508A"/>
    <w:rsid w:val="00C85171"/>
    <w:rsid w:val="00C85314"/>
    <w:rsid w:val="00C85388"/>
    <w:rsid w:val="00C85ACF"/>
    <w:rsid w:val="00C85F2E"/>
    <w:rsid w:val="00C86109"/>
    <w:rsid w:val="00C86546"/>
    <w:rsid w:val="00C86777"/>
    <w:rsid w:val="00C86873"/>
    <w:rsid w:val="00C8695B"/>
    <w:rsid w:val="00C86FE1"/>
    <w:rsid w:val="00C871DF"/>
    <w:rsid w:val="00C8745E"/>
    <w:rsid w:val="00C8749C"/>
    <w:rsid w:val="00C87CC6"/>
    <w:rsid w:val="00C87E0F"/>
    <w:rsid w:val="00C90466"/>
    <w:rsid w:val="00C906D8"/>
    <w:rsid w:val="00C90858"/>
    <w:rsid w:val="00C90E2F"/>
    <w:rsid w:val="00C90E5E"/>
    <w:rsid w:val="00C90F93"/>
    <w:rsid w:val="00C90FD3"/>
    <w:rsid w:val="00C90FED"/>
    <w:rsid w:val="00C914A3"/>
    <w:rsid w:val="00C915AB"/>
    <w:rsid w:val="00C9202E"/>
    <w:rsid w:val="00C92589"/>
    <w:rsid w:val="00C926F8"/>
    <w:rsid w:val="00C927C0"/>
    <w:rsid w:val="00C92D0B"/>
    <w:rsid w:val="00C9335B"/>
    <w:rsid w:val="00C935D4"/>
    <w:rsid w:val="00C93679"/>
    <w:rsid w:val="00C938FF"/>
    <w:rsid w:val="00C94391"/>
    <w:rsid w:val="00C944C7"/>
    <w:rsid w:val="00C946D7"/>
    <w:rsid w:val="00C94A88"/>
    <w:rsid w:val="00C94C84"/>
    <w:rsid w:val="00C94EBE"/>
    <w:rsid w:val="00C95370"/>
    <w:rsid w:val="00C954D2"/>
    <w:rsid w:val="00C95972"/>
    <w:rsid w:val="00C95BA6"/>
    <w:rsid w:val="00C95D63"/>
    <w:rsid w:val="00C96064"/>
    <w:rsid w:val="00C96C16"/>
    <w:rsid w:val="00C96E28"/>
    <w:rsid w:val="00C9767F"/>
    <w:rsid w:val="00C9791C"/>
    <w:rsid w:val="00CA09B0"/>
    <w:rsid w:val="00CA1118"/>
    <w:rsid w:val="00CA11E1"/>
    <w:rsid w:val="00CA13E3"/>
    <w:rsid w:val="00CA147F"/>
    <w:rsid w:val="00CA1671"/>
    <w:rsid w:val="00CA1E59"/>
    <w:rsid w:val="00CA211F"/>
    <w:rsid w:val="00CA222B"/>
    <w:rsid w:val="00CA3041"/>
    <w:rsid w:val="00CA314E"/>
    <w:rsid w:val="00CA31BF"/>
    <w:rsid w:val="00CA3358"/>
    <w:rsid w:val="00CA3E49"/>
    <w:rsid w:val="00CA424A"/>
    <w:rsid w:val="00CA42DA"/>
    <w:rsid w:val="00CA4865"/>
    <w:rsid w:val="00CA51B0"/>
    <w:rsid w:val="00CA52DF"/>
    <w:rsid w:val="00CA5675"/>
    <w:rsid w:val="00CA640E"/>
    <w:rsid w:val="00CA6533"/>
    <w:rsid w:val="00CA68BF"/>
    <w:rsid w:val="00CA6E0B"/>
    <w:rsid w:val="00CA6F81"/>
    <w:rsid w:val="00CA6FF9"/>
    <w:rsid w:val="00CA73E1"/>
    <w:rsid w:val="00CA750F"/>
    <w:rsid w:val="00CA761B"/>
    <w:rsid w:val="00CA79F4"/>
    <w:rsid w:val="00CA7A49"/>
    <w:rsid w:val="00CB0032"/>
    <w:rsid w:val="00CB01F2"/>
    <w:rsid w:val="00CB08D2"/>
    <w:rsid w:val="00CB0929"/>
    <w:rsid w:val="00CB0E86"/>
    <w:rsid w:val="00CB157C"/>
    <w:rsid w:val="00CB16FF"/>
    <w:rsid w:val="00CB1A94"/>
    <w:rsid w:val="00CB1E1E"/>
    <w:rsid w:val="00CB27A5"/>
    <w:rsid w:val="00CB2B0E"/>
    <w:rsid w:val="00CB2B40"/>
    <w:rsid w:val="00CB2D3B"/>
    <w:rsid w:val="00CB323F"/>
    <w:rsid w:val="00CB32D8"/>
    <w:rsid w:val="00CB33B9"/>
    <w:rsid w:val="00CB350F"/>
    <w:rsid w:val="00CB3A66"/>
    <w:rsid w:val="00CB3F83"/>
    <w:rsid w:val="00CB492C"/>
    <w:rsid w:val="00CB4CD6"/>
    <w:rsid w:val="00CB4FC2"/>
    <w:rsid w:val="00CB52B7"/>
    <w:rsid w:val="00CB545B"/>
    <w:rsid w:val="00CB5628"/>
    <w:rsid w:val="00CB57D4"/>
    <w:rsid w:val="00CB5B73"/>
    <w:rsid w:val="00CB5E0B"/>
    <w:rsid w:val="00CB6140"/>
    <w:rsid w:val="00CB68E6"/>
    <w:rsid w:val="00CB6E2C"/>
    <w:rsid w:val="00CB6EC5"/>
    <w:rsid w:val="00CB70AA"/>
    <w:rsid w:val="00CB7840"/>
    <w:rsid w:val="00CB7CEA"/>
    <w:rsid w:val="00CC073A"/>
    <w:rsid w:val="00CC0D64"/>
    <w:rsid w:val="00CC0DCD"/>
    <w:rsid w:val="00CC10AD"/>
    <w:rsid w:val="00CC11A6"/>
    <w:rsid w:val="00CC11B6"/>
    <w:rsid w:val="00CC12E2"/>
    <w:rsid w:val="00CC12FB"/>
    <w:rsid w:val="00CC1358"/>
    <w:rsid w:val="00CC1373"/>
    <w:rsid w:val="00CC1385"/>
    <w:rsid w:val="00CC195F"/>
    <w:rsid w:val="00CC1A4A"/>
    <w:rsid w:val="00CC1AA0"/>
    <w:rsid w:val="00CC1EC0"/>
    <w:rsid w:val="00CC27F3"/>
    <w:rsid w:val="00CC33C5"/>
    <w:rsid w:val="00CC341E"/>
    <w:rsid w:val="00CC364A"/>
    <w:rsid w:val="00CC3B0F"/>
    <w:rsid w:val="00CC3C89"/>
    <w:rsid w:val="00CC3E30"/>
    <w:rsid w:val="00CC422C"/>
    <w:rsid w:val="00CC4630"/>
    <w:rsid w:val="00CC4707"/>
    <w:rsid w:val="00CC48A0"/>
    <w:rsid w:val="00CC492E"/>
    <w:rsid w:val="00CC5041"/>
    <w:rsid w:val="00CC52D6"/>
    <w:rsid w:val="00CC550A"/>
    <w:rsid w:val="00CC5973"/>
    <w:rsid w:val="00CC5D3B"/>
    <w:rsid w:val="00CC5D68"/>
    <w:rsid w:val="00CC64A6"/>
    <w:rsid w:val="00CC67E3"/>
    <w:rsid w:val="00CC6BFF"/>
    <w:rsid w:val="00CC6E0E"/>
    <w:rsid w:val="00CC7166"/>
    <w:rsid w:val="00CC7173"/>
    <w:rsid w:val="00CC717D"/>
    <w:rsid w:val="00CC72A3"/>
    <w:rsid w:val="00CC73DE"/>
    <w:rsid w:val="00CC78F0"/>
    <w:rsid w:val="00CC7A46"/>
    <w:rsid w:val="00CC7B1F"/>
    <w:rsid w:val="00CC7D04"/>
    <w:rsid w:val="00CC7DAB"/>
    <w:rsid w:val="00CD0133"/>
    <w:rsid w:val="00CD099F"/>
    <w:rsid w:val="00CD0A7A"/>
    <w:rsid w:val="00CD0DD9"/>
    <w:rsid w:val="00CD0DDA"/>
    <w:rsid w:val="00CD111D"/>
    <w:rsid w:val="00CD155E"/>
    <w:rsid w:val="00CD16D7"/>
    <w:rsid w:val="00CD171E"/>
    <w:rsid w:val="00CD17A0"/>
    <w:rsid w:val="00CD1B39"/>
    <w:rsid w:val="00CD1B5D"/>
    <w:rsid w:val="00CD213E"/>
    <w:rsid w:val="00CD2380"/>
    <w:rsid w:val="00CD26D2"/>
    <w:rsid w:val="00CD369E"/>
    <w:rsid w:val="00CD3CAD"/>
    <w:rsid w:val="00CD3CBC"/>
    <w:rsid w:val="00CD439A"/>
    <w:rsid w:val="00CD464E"/>
    <w:rsid w:val="00CD4D55"/>
    <w:rsid w:val="00CD52CF"/>
    <w:rsid w:val="00CD5428"/>
    <w:rsid w:val="00CD594B"/>
    <w:rsid w:val="00CD5A7E"/>
    <w:rsid w:val="00CD5AEA"/>
    <w:rsid w:val="00CD5C2E"/>
    <w:rsid w:val="00CD5F65"/>
    <w:rsid w:val="00CD6500"/>
    <w:rsid w:val="00CD69BE"/>
    <w:rsid w:val="00CD6BD8"/>
    <w:rsid w:val="00CD6C73"/>
    <w:rsid w:val="00CD6E4F"/>
    <w:rsid w:val="00CD7127"/>
    <w:rsid w:val="00CD724F"/>
    <w:rsid w:val="00CD79E8"/>
    <w:rsid w:val="00CD7CFE"/>
    <w:rsid w:val="00CD7DA6"/>
    <w:rsid w:val="00CE0151"/>
    <w:rsid w:val="00CE0369"/>
    <w:rsid w:val="00CE0609"/>
    <w:rsid w:val="00CE0FC5"/>
    <w:rsid w:val="00CE150F"/>
    <w:rsid w:val="00CE1ECF"/>
    <w:rsid w:val="00CE23FD"/>
    <w:rsid w:val="00CE2835"/>
    <w:rsid w:val="00CE2D08"/>
    <w:rsid w:val="00CE3364"/>
    <w:rsid w:val="00CE50C8"/>
    <w:rsid w:val="00CE51EA"/>
    <w:rsid w:val="00CE51EF"/>
    <w:rsid w:val="00CE55F5"/>
    <w:rsid w:val="00CE5748"/>
    <w:rsid w:val="00CE5B5D"/>
    <w:rsid w:val="00CE5CB0"/>
    <w:rsid w:val="00CE5E36"/>
    <w:rsid w:val="00CE6066"/>
    <w:rsid w:val="00CE684E"/>
    <w:rsid w:val="00CE6A76"/>
    <w:rsid w:val="00CE6AA6"/>
    <w:rsid w:val="00CE6ABB"/>
    <w:rsid w:val="00CE6BB1"/>
    <w:rsid w:val="00CE6CF7"/>
    <w:rsid w:val="00CE6D64"/>
    <w:rsid w:val="00CE761E"/>
    <w:rsid w:val="00CE765E"/>
    <w:rsid w:val="00CE7CC8"/>
    <w:rsid w:val="00CE7D23"/>
    <w:rsid w:val="00CE7F8A"/>
    <w:rsid w:val="00CF01A3"/>
    <w:rsid w:val="00CF02F1"/>
    <w:rsid w:val="00CF0713"/>
    <w:rsid w:val="00CF08C1"/>
    <w:rsid w:val="00CF0A12"/>
    <w:rsid w:val="00CF12E9"/>
    <w:rsid w:val="00CF1382"/>
    <w:rsid w:val="00CF1461"/>
    <w:rsid w:val="00CF14F1"/>
    <w:rsid w:val="00CF2113"/>
    <w:rsid w:val="00CF219A"/>
    <w:rsid w:val="00CF2207"/>
    <w:rsid w:val="00CF2B63"/>
    <w:rsid w:val="00CF2CA8"/>
    <w:rsid w:val="00CF347C"/>
    <w:rsid w:val="00CF3975"/>
    <w:rsid w:val="00CF3E87"/>
    <w:rsid w:val="00CF3EB6"/>
    <w:rsid w:val="00CF4304"/>
    <w:rsid w:val="00CF4320"/>
    <w:rsid w:val="00CF4B74"/>
    <w:rsid w:val="00CF5587"/>
    <w:rsid w:val="00CF571F"/>
    <w:rsid w:val="00CF5C9A"/>
    <w:rsid w:val="00CF5D07"/>
    <w:rsid w:val="00CF5E96"/>
    <w:rsid w:val="00CF6084"/>
    <w:rsid w:val="00CF60CF"/>
    <w:rsid w:val="00CF628A"/>
    <w:rsid w:val="00CF6580"/>
    <w:rsid w:val="00CF6968"/>
    <w:rsid w:val="00CF6B70"/>
    <w:rsid w:val="00CF6BAB"/>
    <w:rsid w:val="00CF6E22"/>
    <w:rsid w:val="00CF6EAE"/>
    <w:rsid w:val="00CF7538"/>
    <w:rsid w:val="00CF77C0"/>
    <w:rsid w:val="00CF794A"/>
    <w:rsid w:val="00CF79E4"/>
    <w:rsid w:val="00CF7B56"/>
    <w:rsid w:val="00CF7BDB"/>
    <w:rsid w:val="00D0003E"/>
    <w:rsid w:val="00D00174"/>
    <w:rsid w:val="00D002FC"/>
    <w:rsid w:val="00D0046C"/>
    <w:rsid w:val="00D0063E"/>
    <w:rsid w:val="00D00C09"/>
    <w:rsid w:val="00D00FBC"/>
    <w:rsid w:val="00D0127B"/>
    <w:rsid w:val="00D0173B"/>
    <w:rsid w:val="00D0181E"/>
    <w:rsid w:val="00D01F14"/>
    <w:rsid w:val="00D0225E"/>
    <w:rsid w:val="00D024D6"/>
    <w:rsid w:val="00D02947"/>
    <w:rsid w:val="00D02D73"/>
    <w:rsid w:val="00D04937"/>
    <w:rsid w:val="00D04A2C"/>
    <w:rsid w:val="00D04B3C"/>
    <w:rsid w:val="00D04CC4"/>
    <w:rsid w:val="00D05308"/>
    <w:rsid w:val="00D05544"/>
    <w:rsid w:val="00D05594"/>
    <w:rsid w:val="00D05D23"/>
    <w:rsid w:val="00D064C4"/>
    <w:rsid w:val="00D067FD"/>
    <w:rsid w:val="00D06CA9"/>
    <w:rsid w:val="00D06D7A"/>
    <w:rsid w:val="00D06FCD"/>
    <w:rsid w:val="00D07079"/>
    <w:rsid w:val="00D07533"/>
    <w:rsid w:val="00D075E4"/>
    <w:rsid w:val="00D07768"/>
    <w:rsid w:val="00D07C3C"/>
    <w:rsid w:val="00D07F55"/>
    <w:rsid w:val="00D100D6"/>
    <w:rsid w:val="00D100D8"/>
    <w:rsid w:val="00D1059C"/>
    <w:rsid w:val="00D10CEB"/>
    <w:rsid w:val="00D10EE3"/>
    <w:rsid w:val="00D110DB"/>
    <w:rsid w:val="00D11514"/>
    <w:rsid w:val="00D117FD"/>
    <w:rsid w:val="00D119B9"/>
    <w:rsid w:val="00D11FAD"/>
    <w:rsid w:val="00D1224F"/>
    <w:rsid w:val="00D123AE"/>
    <w:rsid w:val="00D130DC"/>
    <w:rsid w:val="00D131AC"/>
    <w:rsid w:val="00D14512"/>
    <w:rsid w:val="00D14551"/>
    <w:rsid w:val="00D14657"/>
    <w:rsid w:val="00D14A0A"/>
    <w:rsid w:val="00D14B59"/>
    <w:rsid w:val="00D152FA"/>
    <w:rsid w:val="00D15B18"/>
    <w:rsid w:val="00D15C1A"/>
    <w:rsid w:val="00D1614B"/>
    <w:rsid w:val="00D1638E"/>
    <w:rsid w:val="00D164A8"/>
    <w:rsid w:val="00D1685B"/>
    <w:rsid w:val="00D16BC9"/>
    <w:rsid w:val="00D16E92"/>
    <w:rsid w:val="00D16EFC"/>
    <w:rsid w:val="00D17493"/>
    <w:rsid w:val="00D1752D"/>
    <w:rsid w:val="00D17651"/>
    <w:rsid w:val="00D176BB"/>
    <w:rsid w:val="00D176DA"/>
    <w:rsid w:val="00D17B1F"/>
    <w:rsid w:val="00D17C5C"/>
    <w:rsid w:val="00D21087"/>
    <w:rsid w:val="00D2134D"/>
    <w:rsid w:val="00D21530"/>
    <w:rsid w:val="00D21638"/>
    <w:rsid w:val="00D219B0"/>
    <w:rsid w:val="00D21A84"/>
    <w:rsid w:val="00D228B4"/>
    <w:rsid w:val="00D23429"/>
    <w:rsid w:val="00D234C4"/>
    <w:rsid w:val="00D234ED"/>
    <w:rsid w:val="00D235D2"/>
    <w:rsid w:val="00D235F5"/>
    <w:rsid w:val="00D23D30"/>
    <w:rsid w:val="00D23E0C"/>
    <w:rsid w:val="00D23F11"/>
    <w:rsid w:val="00D240CE"/>
    <w:rsid w:val="00D2427B"/>
    <w:rsid w:val="00D24F0C"/>
    <w:rsid w:val="00D253B7"/>
    <w:rsid w:val="00D2541F"/>
    <w:rsid w:val="00D2547D"/>
    <w:rsid w:val="00D25A59"/>
    <w:rsid w:val="00D25FCA"/>
    <w:rsid w:val="00D2624A"/>
    <w:rsid w:val="00D263DA"/>
    <w:rsid w:val="00D26AFC"/>
    <w:rsid w:val="00D274D7"/>
    <w:rsid w:val="00D278C3"/>
    <w:rsid w:val="00D279E3"/>
    <w:rsid w:val="00D27B5E"/>
    <w:rsid w:val="00D27C59"/>
    <w:rsid w:val="00D27C69"/>
    <w:rsid w:val="00D30004"/>
    <w:rsid w:val="00D3004B"/>
    <w:rsid w:val="00D30958"/>
    <w:rsid w:val="00D315E1"/>
    <w:rsid w:val="00D3172E"/>
    <w:rsid w:val="00D31772"/>
    <w:rsid w:val="00D31CCA"/>
    <w:rsid w:val="00D3207B"/>
    <w:rsid w:val="00D3241F"/>
    <w:rsid w:val="00D328AC"/>
    <w:rsid w:val="00D32963"/>
    <w:rsid w:val="00D32A31"/>
    <w:rsid w:val="00D32D8F"/>
    <w:rsid w:val="00D32EBF"/>
    <w:rsid w:val="00D33429"/>
    <w:rsid w:val="00D337F8"/>
    <w:rsid w:val="00D33897"/>
    <w:rsid w:val="00D33AB6"/>
    <w:rsid w:val="00D3401B"/>
    <w:rsid w:val="00D34268"/>
    <w:rsid w:val="00D34D6E"/>
    <w:rsid w:val="00D34D79"/>
    <w:rsid w:val="00D34DEF"/>
    <w:rsid w:val="00D34FA6"/>
    <w:rsid w:val="00D34FD1"/>
    <w:rsid w:val="00D350D4"/>
    <w:rsid w:val="00D35250"/>
    <w:rsid w:val="00D35273"/>
    <w:rsid w:val="00D3551B"/>
    <w:rsid w:val="00D35B00"/>
    <w:rsid w:val="00D35C1F"/>
    <w:rsid w:val="00D36736"/>
    <w:rsid w:val="00D3679A"/>
    <w:rsid w:val="00D36B86"/>
    <w:rsid w:val="00D36C36"/>
    <w:rsid w:val="00D36DC6"/>
    <w:rsid w:val="00D3705D"/>
    <w:rsid w:val="00D37188"/>
    <w:rsid w:val="00D3729A"/>
    <w:rsid w:val="00D376A4"/>
    <w:rsid w:val="00D37782"/>
    <w:rsid w:val="00D37BF6"/>
    <w:rsid w:val="00D408D6"/>
    <w:rsid w:val="00D410AF"/>
    <w:rsid w:val="00D416B9"/>
    <w:rsid w:val="00D416F8"/>
    <w:rsid w:val="00D41C02"/>
    <w:rsid w:val="00D420E9"/>
    <w:rsid w:val="00D423B1"/>
    <w:rsid w:val="00D42CC2"/>
    <w:rsid w:val="00D42DB7"/>
    <w:rsid w:val="00D42DE4"/>
    <w:rsid w:val="00D4324D"/>
    <w:rsid w:val="00D436B3"/>
    <w:rsid w:val="00D437A0"/>
    <w:rsid w:val="00D4486E"/>
    <w:rsid w:val="00D454A5"/>
    <w:rsid w:val="00D45CB0"/>
    <w:rsid w:val="00D45D22"/>
    <w:rsid w:val="00D45D9F"/>
    <w:rsid w:val="00D46019"/>
    <w:rsid w:val="00D47018"/>
    <w:rsid w:val="00D47065"/>
    <w:rsid w:val="00D47066"/>
    <w:rsid w:val="00D4707B"/>
    <w:rsid w:val="00D472D7"/>
    <w:rsid w:val="00D478E5"/>
    <w:rsid w:val="00D47A47"/>
    <w:rsid w:val="00D47BC2"/>
    <w:rsid w:val="00D50114"/>
    <w:rsid w:val="00D5045F"/>
    <w:rsid w:val="00D506E6"/>
    <w:rsid w:val="00D50931"/>
    <w:rsid w:val="00D50BB1"/>
    <w:rsid w:val="00D50CEC"/>
    <w:rsid w:val="00D50EEE"/>
    <w:rsid w:val="00D5117B"/>
    <w:rsid w:val="00D5192E"/>
    <w:rsid w:val="00D52112"/>
    <w:rsid w:val="00D5214F"/>
    <w:rsid w:val="00D52308"/>
    <w:rsid w:val="00D523CB"/>
    <w:rsid w:val="00D5242C"/>
    <w:rsid w:val="00D52867"/>
    <w:rsid w:val="00D52A53"/>
    <w:rsid w:val="00D5329F"/>
    <w:rsid w:val="00D5333F"/>
    <w:rsid w:val="00D533E4"/>
    <w:rsid w:val="00D53EA3"/>
    <w:rsid w:val="00D5482C"/>
    <w:rsid w:val="00D54C7E"/>
    <w:rsid w:val="00D5552D"/>
    <w:rsid w:val="00D55ECC"/>
    <w:rsid w:val="00D5659A"/>
    <w:rsid w:val="00D5686A"/>
    <w:rsid w:val="00D56916"/>
    <w:rsid w:val="00D56A24"/>
    <w:rsid w:val="00D56D5F"/>
    <w:rsid w:val="00D574DD"/>
    <w:rsid w:val="00D5754F"/>
    <w:rsid w:val="00D5790E"/>
    <w:rsid w:val="00D57E09"/>
    <w:rsid w:val="00D60782"/>
    <w:rsid w:val="00D616B4"/>
    <w:rsid w:val="00D6222C"/>
    <w:rsid w:val="00D625FD"/>
    <w:rsid w:val="00D62F08"/>
    <w:rsid w:val="00D63100"/>
    <w:rsid w:val="00D632FA"/>
    <w:rsid w:val="00D6338F"/>
    <w:rsid w:val="00D634A4"/>
    <w:rsid w:val="00D63617"/>
    <w:rsid w:val="00D63B1F"/>
    <w:rsid w:val="00D6475C"/>
    <w:rsid w:val="00D6481E"/>
    <w:rsid w:val="00D64873"/>
    <w:rsid w:val="00D64948"/>
    <w:rsid w:val="00D64B02"/>
    <w:rsid w:val="00D64D27"/>
    <w:rsid w:val="00D64F7A"/>
    <w:rsid w:val="00D6542E"/>
    <w:rsid w:val="00D65CF0"/>
    <w:rsid w:val="00D6630E"/>
    <w:rsid w:val="00D6680D"/>
    <w:rsid w:val="00D6683E"/>
    <w:rsid w:val="00D6697C"/>
    <w:rsid w:val="00D66B83"/>
    <w:rsid w:val="00D66D91"/>
    <w:rsid w:val="00D66EE0"/>
    <w:rsid w:val="00D66F39"/>
    <w:rsid w:val="00D6746C"/>
    <w:rsid w:val="00D67EA6"/>
    <w:rsid w:val="00D706D3"/>
    <w:rsid w:val="00D709C3"/>
    <w:rsid w:val="00D70B8D"/>
    <w:rsid w:val="00D70E2B"/>
    <w:rsid w:val="00D70E46"/>
    <w:rsid w:val="00D70F45"/>
    <w:rsid w:val="00D7137F"/>
    <w:rsid w:val="00D71535"/>
    <w:rsid w:val="00D71C15"/>
    <w:rsid w:val="00D7221D"/>
    <w:rsid w:val="00D722A8"/>
    <w:rsid w:val="00D72652"/>
    <w:rsid w:val="00D727C3"/>
    <w:rsid w:val="00D7317F"/>
    <w:rsid w:val="00D731D6"/>
    <w:rsid w:val="00D73244"/>
    <w:rsid w:val="00D73287"/>
    <w:rsid w:val="00D735A9"/>
    <w:rsid w:val="00D738EC"/>
    <w:rsid w:val="00D73B90"/>
    <w:rsid w:val="00D73C34"/>
    <w:rsid w:val="00D73D8B"/>
    <w:rsid w:val="00D73E86"/>
    <w:rsid w:val="00D74131"/>
    <w:rsid w:val="00D74179"/>
    <w:rsid w:val="00D74349"/>
    <w:rsid w:val="00D74860"/>
    <w:rsid w:val="00D748C6"/>
    <w:rsid w:val="00D74A08"/>
    <w:rsid w:val="00D74C64"/>
    <w:rsid w:val="00D74EF5"/>
    <w:rsid w:val="00D74F28"/>
    <w:rsid w:val="00D75101"/>
    <w:rsid w:val="00D75757"/>
    <w:rsid w:val="00D75D6C"/>
    <w:rsid w:val="00D75F23"/>
    <w:rsid w:val="00D764E4"/>
    <w:rsid w:val="00D768AB"/>
    <w:rsid w:val="00D76AEB"/>
    <w:rsid w:val="00D76B17"/>
    <w:rsid w:val="00D77134"/>
    <w:rsid w:val="00D77237"/>
    <w:rsid w:val="00D77417"/>
    <w:rsid w:val="00D77F7A"/>
    <w:rsid w:val="00D803EA"/>
    <w:rsid w:val="00D80527"/>
    <w:rsid w:val="00D80ADF"/>
    <w:rsid w:val="00D80B5A"/>
    <w:rsid w:val="00D80DB8"/>
    <w:rsid w:val="00D80E62"/>
    <w:rsid w:val="00D80F75"/>
    <w:rsid w:val="00D8102E"/>
    <w:rsid w:val="00D81057"/>
    <w:rsid w:val="00D81180"/>
    <w:rsid w:val="00D8128F"/>
    <w:rsid w:val="00D812B9"/>
    <w:rsid w:val="00D81B08"/>
    <w:rsid w:val="00D81C13"/>
    <w:rsid w:val="00D82240"/>
    <w:rsid w:val="00D82590"/>
    <w:rsid w:val="00D82617"/>
    <w:rsid w:val="00D828E7"/>
    <w:rsid w:val="00D82CFE"/>
    <w:rsid w:val="00D82F4D"/>
    <w:rsid w:val="00D82FBD"/>
    <w:rsid w:val="00D83618"/>
    <w:rsid w:val="00D83877"/>
    <w:rsid w:val="00D83981"/>
    <w:rsid w:val="00D83ACA"/>
    <w:rsid w:val="00D83B54"/>
    <w:rsid w:val="00D83BD4"/>
    <w:rsid w:val="00D83C8E"/>
    <w:rsid w:val="00D83D31"/>
    <w:rsid w:val="00D83DBF"/>
    <w:rsid w:val="00D84415"/>
    <w:rsid w:val="00D845F4"/>
    <w:rsid w:val="00D84734"/>
    <w:rsid w:val="00D84AE6"/>
    <w:rsid w:val="00D84DAA"/>
    <w:rsid w:val="00D84DE1"/>
    <w:rsid w:val="00D851DD"/>
    <w:rsid w:val="00D852E0"/>
    <w:rsid w:val="00D85356"/>
    <w:rsid w:val="00D8535C"/>
    <w:rsid w:val="00D8599F"/>
    <w:rsid w:val="00D85FEF"/>
    <w:rsid w:val="00D8600D"/>
    <w:rsid w:val="00D8602B"/>
    <w:rsid w:val="00D8633D"/>
    <w:rsid w:val="00D86CFB"/>
    <w:rsid w:val="00D872A6"/>
    <w:rsid w:val="00D872ED"/>
    <w:rsid w:val="00D87C07"/>
    <w:rsid w:val="00D90CCB"/>
    <w:rsid w:val="00D90D5E"/>
    <w:rsid w:val="00D911C6"/>
    <w:rsid w:val="00D916EE"/>
    <w:rsid w:val="00D918D7"/>
    <w:rsid w:val="00D91AB1"/>
    <w:rsid w:val="00D91B95"/>
    <w:rsid w:val="00D91BD8"/>
    <w:rsid w:val="00D92449"/>
    <w:rsid w:val="00D926C2"/>
    <w:rsid w:val="00D927AF"/>
    <w:rsid w:val="00D92E0A"/>
    <w:rsid w:val="00D92F38"/>
    <w:rsid w:val="00D93649"/>
    <w:rsid w:val="00D94300"/>
    <w:rsid w:val="00D9464F"/>
    <w:rsid w:val="00D94BE6"/>
    <w:rsid w:val="00D9558C"/>
    <w:rsid w:val="00D9567B"/>
    <w:rsid w:val="00D956F0"/>
    <w:rsid w:val="00D959CC"/>
    <w:rsid w:val="00D95D38"/>
    <w:rsid w:val="00D95E47"/>
    <w:rsid w:val="00D974A9"/>
    <w:rsid w:val="00D97BFA"/>
    <w:rsid w:val="00D97D1B"/>
    <w:rsid w:val="00DA002B"/>
    <w:rsid w:val="00DA0398"/>
    <w:rsid w:val="00DA090B"/>
    <w:rsid w:val="00DA1913"/>
    <w:rsid w:val="00DA1C47"/>
    <w:rsid w:val="00DA1CE8"/>
    <w:rsid w:val="00DA246C"/>
    <w:rsid w:val="00DA295F"/>
    <w:rsid w:val="00DA2D41"/>
    <w:rsid w:val="00DA2F83"/>
    <w:rsid w:val="00DA326D"/>
    <w:rsid w:val="00DA35FD"/>
    <w:rsid w:val="00DA36A6"/>
    <w:rsid w:val="00DA3AE0"/>
    <w:rsid w:val="00DA3BBB"/>
    <w:rsid w:val="00DA3EBA"/>
    <w:rsid w:val="00DA4715"/>
    <w:rsid w:val="00DA48CB"/>
    <w:rsid w:val="00DA4ECB"/>
    <w:rsid w:val="00DA57F6"/>
    <w:rsid w:val="00DA5A7D"/>
    <w:rsid w:val="00DA60C8"/>
    <w:rsid w:val="00DA6158"/>
    <w:rsid w:val="00DA6540"/>
    <w:rsid w:val="00DA662A"/>
    <w:rsid w:val="00DA6A93"/>
    <w:rsid w:val="00DA6EF8"/>
    <w:rsid w:val="00DA704B"/>
    <w:rsid w:val="00DA77FD"/>
    <w:rsid w:val="00DA7FFD"/>
    <w:rsid w:val="00DB046F"/>
    <w:rsid w:val="00DB04D7"/>
    <w:rsid w:val="00DB04E4"/>
    <w:rsid w:val="00DB07D4"/>
    <w:rsid w:val="00DB0834"/>
    <w:rsid w:val="00DB0BF9"/>
    <w:rsid w:val="00DB0E54"/>
    <w:rsid w:val="00DB12B6"/>
    <w:rsid w:val="00DB12ED"/>
    <w:rsid w:val="00DB16BB"/>
    <w:rsid w:val="00DB1D3F"/>
    <w:rsid w:val="00DB22EE"/>
    <w:rsid w:val="00DB233B"/>
    <w:rsid w:val="00DB24B0"/>
    <w:rsid w:val="00DB2822"/>
    <w:rsid w:val="00DB2A7C"/>
    <w:rsid w:val="00DB2B1A"/>
    <w:rsid w:val="00DB2EA8"/>
    <w:rsid w:val="00DB319D"/>
    <w:rsid w:val="00DB35A8"/>
    <w:rsid w:val="00DB3A8D"/>
    <w:rsid w:val="00DB3ADB"/>
    <w:rsid w:val="00DB3AE3"/>
    <w:rsid w:val="00DB3C76"/>
    <w:rsid w:val="00DB3F32"/>
    <w:rsid w:val="00DB3FFF"/>
    <w:rsid w:val="00DB4125"/>
    <w:rsid w:val="00DB414E"/>
    <w:rsid w:val="00DB46F4"/>
    <w:rsid w:val="00DB54CE"/>
    <w:rsid w:val="00DB5723"/>
    <w:rsid w:val="00DB5B11"/>
    <w:rsid w:val="00DB5B40"/>
    <w:rsid w:val="00DB5DCE"/>
    <w:rsid w:val="00DB5EB4"/>
    <w:rsid w:val="00DB602F"/>
    <w:rsid w:val="00DB650F"/>
    <w:rsid w:val="00DB6C68"/>
    <w:rsid w:val="00DB6F47"/>
    <w:rsid w:val="00DB72A4"/>
    <w:rsid w:val="00DB72C6"/>
    <w:rsid w:val="00DB7435"/>
    <w:rsid w:val="00DB7445"/>
    <w:rsid w:val="00DB767D"/>
    <w:rsid w:val="00DB7952"/>
    <w:rsid w:val="00DC01AA"/>
    <w:rsid w:val="00DC01EC"/>
    <w:rsid w:val="00DC055D"/>
    <w:rsid w:val="00DC0B48"/>
    <w:rsid w:val="00DC0B61"/>
    <w:rsid w:val="00DC17CB"/>
    <w:rsid w:val="00DC1B37"/>
    <w:rsid w:val="00DC1F9D"/>
    <w:rsid w:val="00DC1FF3"/>
    <w:rsid w:val="00DC2197"/>
    <w:rsid w:val="00DC25F4"/>
    <w:rsid w:val="00DC270E"/>
    <w:rsid w:val="00DC273B"/>
    <w:rsid w:val="00DC2B6D"/>
    <w:rsid w:val="00DC2CF0"/>
    <w:rsid w:val="00DC3559"/>
    <w:rsid w:val="00DC3E0B"/>
    <w:rsid w:val="00DC3F67"/>
    <w:rsid w:val="00DC3F69"/>
    <w:rsid w:val="00DC4096"/>
    <w:rsid w:val="00DC4555"/>
    <w:rsid w:val="00DC4B82"/>
    <w:rsid w:val="00DC4F43"/>
    <w:rsid w:val="00DC4F46"/>
    <w:rsid w:val="00DC50C2"/>
    <w:rsid w:val="00DC5624"/>
    <w:rsid w:val="00DC583A"/>
    <w:rsid w:val="00DC60AD"/>
    <w:rsid w:val="00DC6482"/>
    <w:rsid w:val="00DC6577"/>
    <w:rsid w:val="00DC66C1"/>
    <w:rsid w:val="00DD09EB"/>
    <w:rsid w:val="00DD0B09"/>
    <w:rsid w:val="00DD0F58"/>
    <w:rsid w:val="00DD0F87"/>
    <w:rsid w:val="00DD15F8"/>
    <w:rsid w:val="00DD16C1"/>
    <w:rsid w:val="00DD1BF9"/>
    <w:rsid w:val="00DD21DC"/>
    <w:rsid w:val="00DD21E1"/>
    <w:rsid w:val="00DD22A0"/>
    <w:rsid w:val="00DD316F"/>
    <w:rsid w:val="00DD3501"/>
    <w:rsid w:val="00DD3F83"/>
    <w:rsid w:val="00DD46A8"/>
    <w:rsid w:val="00DD4D2A"/>
    <w:rsid w:val="00DD4F45"/>
    <w:rsid w:val="00DD51F7"/>
    <w:rsid w:val="00DD52AE"/>
    <w:rsid w:val="00DD534A"/>
    <w:rsid w:val="00DD560E"/>
    <w:rsid w:val="00DD5B1D"/>
    <w:rsid w:val="00DD5C74"/>
    <w:rsid w:val="00DD64D8"/>
    <w:rsid w:val="00DD6570"/>
    <w:rsid w:val="00DD67A5"/>
    <w:rsid w:val="00DD6800"/>
    <w:rsid w:val="00DD6857"/>
    <w:rsid w:val="00DD6A2D"/>
    <w:rsid w:val="00DD6A54"/>
    <w:rsid w:val="00DE0331"/>
    <w:rsid w:val="00DE04C7"/>
    <w:rsid w:val="00DE0748"/>
    <w:rsid w:val="00DE0DE2"/>
    <w:rsid w:val="00DE1037"/>
    <w:rsid w:val="00DE16EB"/>
    <w:rsid w:val="00DE1715"/>
    <w:rsid w:val="00DE179F"/>
    <w:rsid w:val="00DE1933"/>
    <w:rsid w:val="00DE19C6"/>
    <w:rsid w:val="00DE1AA6"/>
    <w:rsid w:val="00DE1C1A"/>
    <w:rsid w:val="00DE1FE6"/>
    <w:rsid w:val="00DE25B3"/>
    <w:rsid w:val="00DE2F81"/>
    <w:rsid w:val="00DE3037"/>
    <w:rsid w:val="00DE32BA"/>
    <w:rsid w:val="00DE3A32"/>
    <w:rsid w:val="00DE3C61"/>
    <w:rsid w:val="00DE3CF2"/>
    <w:rsid w:val="00DE4524"/>
    <w:rsid w:val="00DE50FC"/>
    <w:rsid w:val="00DE5529"/>
    <w:rsid w:val="00DE5C64"/>
    <w:rsid w:val="00DE660E"/>
    <w:rsid w:val="00DE67BF"/>
    <w:rsid w:val="00DE69E7"/>
    <w:rsid w:val="00DE6E36"/>
    <w:rsid w:val="00DE6E73"/>
    <w:rsid w:val="00DE729D"/>
    <w:rsid w:val="00DE74F8"/>
    <w:rsid w:val="00DE7910"/>
    <w:rsid w:val="00DE7C20"/>
    <w:rsid w:val="00DE7C89"/>
    <w:rsid w:val="00DE7E8E"/>
    <w:rsid w:val="00DE7FF9"/>
    <w:rsid w:val="00DF00B8"/>
    <w:rsid w:val="00DF011E"/>
    <w:rsid w:val="00DF0252"/>
    <w:rsid w:val="00DF0951"/>
    <w:rsid w:val="00DF0E45"/>
    <w:rsid w:val="00DF0E66"/>
    <w:rsid w:val="00DF100F"/>
    <w:rsid w:val="00DF1A2A"/>
    <w:rsid w:val="00DF1C1E"/>
    <w:rsid w:val="00DF1C5A"/>
    <w:rsid w:val="00DF1E19"/>
    <w:rsid w:val="00DF21F8"/>
    <w:rsid w:val="00DF264B"/>
    <w:rsid w:val="00DF28D1"/>
    <w:rsid w:val="00DF2DD8"/>
    <w:rsid w:val="00DF34A5"/>
    <w:rsid w:val="00DF38AC"/>
    <w:rsid w:val="00DF3D3D"/>
    <w:rsid w:val="00DF41A1"/>
    <w:rsid w:val="00DF41A2"/>
    <w:rsid w:val="00DF48D5"/>
    <w:rsid w:val="00DF4C74"/>
    <w:rsid w:val="00DF4D9F"/>
    <w:rsid w:val="00DF5030"/>
    <w:rsid w:val="00DF54E7"/>
    <w:rsid w:val="00DF6387"/>
    <w:rsid w:val="00DF735A"/>
    <w:rsid w:val="00DF743F"/>
    <w:rsid w:val="00DF7446"/>
    <w:rsid w:val="00DF769F"/>
    <w:rsid w:val="00DF7F8A"/>
    <w:rsid w:val="00E00084"/>
    <w:rsid w:val="00E00118"/>
    <w:rsid w:val="00E009D5"/>
    <w:rsid w:val="00E00C3E"/>
    <w:rsid w:val="00E0108B"/>
    <w:rsid w:val="00E010A8"/>
    <w:rsid w:val="00E01373"/>
    <w:rsid w:val="00E0144C"/>
    <w:rsid w:val="00E0182C"/>
    <w:rsid w:val="00E01EC3"/>
    <w:rsid w:val="00E02501"/>
    <w:rsid w:val="00E028C7"/>
    <w:rsid w:val="00E02E99"/>
    <w:rsid w:val="00E03EB8"/>
    <w:rsid w:val="00E04146"/>
    <w:rsid w:val="00E04288"/>
    <w:rsid w:val="00E04297"/>
    <w:rsid w:val="00E042A9"/>
    <w:rsid w:val="00E04583"/>
    <w:rsid w:val="00E04AC6"/>
    <w:rsid w:val="00E04B14"/>
    <w:rsid w:val="00E04CAB"/>
    <w:rsid w:val="00E04CCA"/>
    <w:rsid w:val="00E04CD8"/>
    <w:rsid w:val="00E05019"/>
    <w:rsid w:val="00E05081"/>
    <w:rsid w:val="00E051A7"/>
    <w:rsid w:val="00E053C6"/>
    <w:rsid w:val="00E054B8"/>
    <w:rsid w:val="00E0593B"/>
    <w:rsid w:val="00E05D4E"/>
    <w:rsid w:val="00E05F92"/>
    <w:rsid w:val="00E06050"/>
    <w:rsid w:val="00E0619E"/>
    <w:rsid w:val="00E06591"/>
    <w:rsid w:val="00E069B2"/>
    <w:rsid w:val="00E06AE1"/>
    <w:rsid w:val="00E06E01"/>
    <w:rsid w:val="00E0707D"/>
    <w:rsid w:val="00E0746F"/>
    <w:rsid w:val="00E074A8"/>
    <w:rsid w:val="00E074AB"/>
    <w:rsid w:val="00E0776C"/>
    <w:rsid w:val="00E07FCD"/>
    <w:rsid w:val="00E100BA"/>
    <w:rsid w:val="00E1047D"/>
    <w:rsid w:val="00E10647"/>
    <w:rsid w:val="00E10698"/>
    <w:rsid w:val="00E10D14"/>
    <w:rsid w:val="00E10FE1"/>
    <w:rsid w:val="00E1115A"/>
    <w:rsid w:val="00E112B9"/>
    <w:rsid w:val="00E112BA"/>
    <w:rsid w:val="00E11417"/>
    <w:rsid w:val="00E11458"/>
    <w:rsid w:val="00E114AB"/>
    <w:rsid w:val="00E114C0"/>
    <w:rsid w:val="00E117D5"/>
    <w:rsid w:val="00E120FE"/>
    <w:rsid w:val="00E12337"/>
    <w:rsid w:val="00E1252D"/>
    <w:rsid w:val="00E128D2"/>
    <w:rsid w:val="00E134A1"/>
    <w:rsid w:val="00E13665"/>
    <w:rsid w:val="00E1375F"/>
    <w:rsid w:val="00E137EC"/>
    <w:rsid w:val="00E139F4"/>
    <w:rsid w:val="00E13B22"/>
    <w:rsid w:val="00E1404E"/>
    <w:rsid w:val="00E14697"/>
    <w:rsid w:val="00E14856"/>
    <w:rsid w:val="00E14B41"/>
    <w:rsid w:val="00E153A0"/>
    <w:rsid w:val="00E154B7"/>
    <w:rsid w:val="00E15594"/>
    <w:rsid w:val="00E15642"/>
    <w:rsid w:val="00E15D93"/>
    <w:rsid w:val="00E16259"/>
    <w:rsid w:val="00E1669B"/>
    <w:rsid w:val="00E16B64"/>
    <w:rsid w:val="00E172C0"/>
    <w:rsid w:val="00E17B97"/>
    <w:rsid w:val="00E17E84"/>
    <w:rsid w:val="00E17EF7"/>
    <w:rsid w:val="00E200D5"/>
    <w:rsid w:val="00E203F3"/>
    <w:rsid w:val="00E2056B"/>
    <w:rsid w:val="00E20BD9"/>
    <w:rsid w:val="00E20C7E"/>
    <w:rsid w:val="00E20CCA"/>
    <w:rsid w:val="00E20D00"/>
    <w:rsid w:val="00E20D55"/>
    <w:rsid w:val="00E21148"/>
    <w:rsid w:val="00E21340"/>
    <w:rsid w:val="00E216B9"/>
    <w:rsid w:val="00E21717"/>
    <w:rsid w:val="00E2233A"/>
    <w:rsid w:val="00E22716"/>
    <w:rsid w:val="00E228CE"/>
    <w:rsid w:val="00E22AD3"/>
    <w:rsid w:val="00E22D4A"/>
    <w:rsid w:val="00E22EA3"/>
    <w:rsid w:val="00E233FE"/>
    <w:rsid w:val="00E23800"/>
    <w:rsid w:val="00E23B55"/>
    <w:rsid w:val="00E23E62"/>
    <w:rsid w:val="00E247C9"/>
    <w:rsid w:val="00E24911"/>
    <w:rsid w:val="00E25064"/>
    <w:rsid w:val="00E25804"/>
    <w:rsid w:val="00E25A9E"/>
    <w:rsid w:val="00E25D8F"/>
    <w:rsid w:val="00E261B6"/>
    <w:rsid w:val="00E26217"/>
    <w:rsid w:val="00E26568"/>
    <w:rsid w:val="00E26756"/>
    <w:rsid w:val="00E26A9B"/>
    <w:rsid w:val="00E26AEF"/>
    <w:rsid w:val="00E26EA7"/>
    <w:rsid w:val="00E27268"/>
    <w:rsid w:val="00E27384"/>
    <w:rsid w:val="00E276BA"/>
    <w:rsid w:val="00E27A43"/>
    <w:rsid w:val="00E27CEB"/>
    <w:rsid w:val="00E302DF"/>
    <w:rsid w:val="00E30AA6"/>
    <w:rsid w:val="00E30ED0"/>
    <w:rsid w:val="00E310F1"/>
    <w:rsid w:val="00E31577"/>
    <w:rsid w:val="00E31684"/>
    <w:rsid w:val="00E31C97"/>
    <w:rsid w:val="00E31D3B"/>
    <w:rsid w:val="00E325DF"/>
    <w:rsid w:val="00E32618"/>
    <w:rsid w:val="00E3284F"/>
    <w:rsid w:val="00E3296C"/>
    <w:rsid w:val="00E32BEF"/>
    <w:rsid w:val="00E32D27"/>
    <w:rsid w:val="00E32D6C"/>
    <w:rsid w:val="00E336A6"/>
    <w:rsid w:val="00E33824"/>
    <w:rsid w:val="00E33868"/>
    <w:rsid w:val="00E33D97"/>
    <w:rsid w:val="00E33E54"/>
    <w:rsid w:val="00E33EAA"/>
    <w:rsid w:val="00E33FD0"/>
    <w:rsid w:val="00E341D7"/>
    <w:rsid w:val="00E342C5"/>
    <w:rsid w:val="00E34342"/>
    <w:rsid w:val="00E349BE"/>
    <w:rsid w:val="00E34A4B"/>
    <w:rsid w:val="00E35657"/>
    <w:rsid w:val="00E359A8"/>
    <w:rsid w:val="00E359B8"/>
    <w:rsid w:val="00E35A49"/>
    <w:rsid w:val="00E35F32"/>
    <w:rsid w:val="00E36390"/>
    <w:rsid w:val="00E363F7"/>
    <w:rsid w:val="00E3647C"/>
    <w:rsid w:val="00E366D8"/>
    <w:rsid w:val="00E3686B"/>
    <w:rsid w:val="00E36B9F"/>
    <w:rsid w:val="00E3758D"/>
    <w:rsid w:val="00E37B66"/>
    <w:rsid w:val="00E37C9B"/>
    <w:rsid w:val="00E37CA2"/>
    <w:rsid w:val="00E37D9D"/>
    <w:rsid w:val="00E4043B"/>
    <w:rsid w:val="00E40A58"/>
    <w:rsid w:val="00E412BE"/>
    <w:rsid w:val="00E415E1"/>
    <w:rsid w:val="00E41AAA"/>
    <w:rsid w:val="00E41BDD"/>
    <w:rsid w:val="00E41F68"/>
    <w:rsid w:val="00E4230E"/>
    <w:rsid w:val="00E42A4A"/>
    <w:rsid w:val="00E42D58"/>
    <w:rsid w:val="00E42D83"/>
    <w:rsid w:val="00E430EA"/>
    <w:rsid w:val="00E43243"/>
    <w:rsid w:val="00E4326B"/>
    <w:rsid w:val="00E434C4"/>
    <w:rsid w:val="00E4376D"/>
    <w:rsid w:val="00E437A8"/>
    <w:rsid w:val="00E43930"/>
    <w:rsid w:val="00E43D3F"/>
    <w:rsid w:val="00E4445C"/>
    <w:rsid w:val="00E4457C"/>
    <w:rsid w:val="00E44ABC"/>
    <w:rsid w:val="00E44C45"/>
    <w:rsid w:val="00E45255"/>
    <w:rsid w:val="00E453F7"/>
    <w:rsid w:val="00E454A8"/>
    <w:rsid w:val="00E45D73"/>
    <w:rsid w:val="00E45E25"/>
    <w:rsid w:val="00E463E8"/>
    <w:rsid w:val="00E470E0"/>
    <w:rsid w:val="00E473F8"/>
    <w:rsid w:val="00E4750D"/>
    <w:rsid w:val="00E500DA"/>
    <w:rsid w:val="00E501A1"/>
    <w:rsid w:val="00E505A4"/>
    <w:rsid w:val="00E50ACE"/>
    <w:rsid w:val="00E50B30"/>
    <w:rsid w:val="00E50BF8"/>
    <w:rsid w:val="00E50DF8"/>
    <w:rsid w:val="00E51368"/>
    <w:rsid w:val="00E51DDA"/>
    <w:rsid w:val="00E52597"/>
    <w:rsid w:val="00E52DCA"/>
    <w:rsid w:val="00E52DED"/>
    <w:rsid w:val="00E5301C"/>
    <w:rsid w:val="00E532B3"/>
    <w:rsid w:val="00E5334E"/>
    <w:rsid w:val="00E53B0E"/>
    <w:rsid w:val="00E53B49"/>
    <w:rsid w:val="00E53E6C"/>
    <w:rsid w:val="00E53FE9"/>
    <w:rsid w:val="00E54547"/>
    <w:rsid w:val="00E54A62"/>
    <w:rsid w:val="00E54F0C"/>
    <w:rsid w:val="00E55019"/>
    <w:rsid w:val="00E554C4"/>
    <w:rsid w:val="00E5568E"/>
    <w:rsid w:val="00E55910"/>
    <w:rsid w:val="00E55A1C"/>
    <w:rsid w:val="00E55B4F"/>
    <w:rsid w:val="00E55BDD"/>
    <w:rsid w:val="00E55D71"/>
    <w:rsid w:val="00E55EC9"/>
    <w:rsid w:val="00E56001"/>
    <w:rsid w:val="00E56029"/>
    <w:rsid w:val="00E56376"/>
    <w:rsid w:val="00E56CBD"/>
    <w:rsid w:val="00E56D4E"/>
    <w:rsid w:val="00E571F7"/>
    <w:rsid w:val="00E574B5"/>
    <w:rsid w:val="00E60201"/>
    <w:rsid w:val="00E60222"/>
    <w:rsid w:val="00E6033E"/>
    <w:rsid w:val="00E603C8"/>
    <w:rsid w:val="00E60533"/>
    <w:rsid w:val="00E60563"/>
    <w:rsid w:val="00E61116"/>
    <w:rsid w:val="00E615D5"/>
    <w:rsid w:val="00E6196B"/>
    <w:rsid w:val="00E61F46"/>
    <w:rsid w:val="00E6229A"/>
    <w:rsid w:val="00E628BB"/>
    <w:rsid w:val="00E62CF6"/>
    <w:rsid w:val="00E630C4"/>
    <w:rsid w:val="00E63158"/>
    <w:rsid w:val="00E6322F"/>
    <w:rsid w:val="00E6354C"/>
    <w:rsid w:val="00E63759"/>
    <w:rsid w:val="00E63995"/>
    <w:rsid w:val="00E63AED"/>
    <w:rsid w:val="00E63D0D"/>
    <w:rsid w:val="00E63F5B"/>
    <w:rsid w:val="00E64762"/>
    <w:rsid w:val="00E64833"/>
    <w:rsid w:val="00E6500F"/>
    <w:rsid w:val="00E6556A"/>
    <w:rsid w:val="00E65F7A"/>
    <w:rsid w:val="00E65F90"/>
    <w:rsid w:val="00E660FA"/>
    <w:rsid w:val="00E664F9"/>
    <w:rsid w:val="00E6690A"/>
    <w:rsid w:val="00E6695F"/>
    <w:rsid w:val="00E66C2C"/>
    <w:rsid w:val="00E66D85"/>
    <w:rsid w:val="00E66E8F"/>
    <w:rsid w:val="00E66ECB"/>
    <w:rsid w:val="00E67089"/>
    <w:rsid w:val="00E672E4"/>
    <w:rsid w:val="00E67785"/>
    <w:rsid w:val="00E6792E"/>
    <w:rsid w:val="00E67A97"/>
    <w:rsid w:val="00E67D80"/>
    <w:rsid w:val="00E705BF"/>
    <w:rsid w:val="00E70625"/>
    <w:rsid w:val="00E7099B"/>
    <w:rsid w:val="00E709BA"/>
    <w:rsid w:val="00E70B69"/>
    <w:rsid w:val="00E7181F"/>
    <w:rsid w:val="00E71A16"/>
    <w:rsid w:val="00E721A2"/>
    <w:rsid w:val="00E7223D"/>
    <w:rsid w:val="00E72359"/>
    <w:rsid w:val="00E72704"/>
    <w:rsid w:val="00E727B1"/>
    <w:rsid w:val="00E7280C"/>
    <w:rsid w:val="00E73598"/>
    <w:rsid w:val="00E735C3"/>
    <w:rsid w:val="00E73862"/>
    <w:rsid w:val="00E73CD5"/>
    <w:rsid w:val="00E7442E"/>
    <w:rsid w:val="00E74672"/>
    <w:rsid w:val="00E74688"/>
    <w:rsid w:val="00E746F5"/>
    <w:rsid w:val="00E747ED"/>
    <w:rsid w:val="00E748AA"/>
    <w:rsid w:val="00E749E8"/>
    <w:rsid w:val="00E752CD"/>
    <w:rsid w:val="00E75980"/>
    <w:rsid w:val="00E761E5"/>
    <w:rsid w:val="00E767AD"/>
    <w:rsid w:val="00E76861"/>
    <w:rsid w:val="00E76CFE"/>
    <w:rsid w:val="00E76DB3"/>
    <w:rsid w:val="00E77673"/>
    <w:rsid w:val="00E7777F"/>
    <w:rsid w:val="00E77B42"/>
    <w:rsid w:val="00E77FBC"/>
    <w:rsid w:val="00E80204"/>
    <w:rsid w:val="00E806D4"/>
    <w:rsid w:val="00E809C0"/>
    <w:rsid w:val="00E80B2F"/>
    <w:rsid w:val="00E80F5C"/>
    <w:rsid w:val="00E81941"/>
    <w:rsid w:val="00E81C8D"/>
    <w:rsid w:val="00E81D86"/>
    <w:rsid w:val="00E82477"/>
    <w:rsid w:val="00E8283A"/>
    <w:rsid w:val="00E82CE1"/>
    <w:rsid w:val="00E837BA"/>
    <w:rsid w:val="00E837D0"/>
    <w:rsid w:val="00E84334"/>
    <w:rsid w:val="00E847CC"/>
    <w:rsid w:val="00E84843"/>
    <w:rsid w:val="00E8508A"/>
    <w:rsid w:val="00E850D2"/>
    <w:rsid w:val="00E8562C"/>
    <w:rsid w:val="00E8566F"/>
    <w:rsid w:val="00E858B9"/>
    <w:rsid w:val="00E85DDF"/>
    <w:rsid w:val="00E85E6A"/>
    <w:rsid w:val="00E85FC4"/>
    <w:rsid w:val="00E86408"/>
    <w:rsid w:val="00E8643E"/>
    <w:rsid w:val="00E86648"/>
    <w:rsid w:val="00E86845"/>
    <w:rsid w:val="00E86B03"/>
    <w:rsid w:val="00E86F9D"/>
    <w:rsid w:val="00E87038"/>
    <w:rsid w:val="00E8786B"/>
    <w:rsid w:val="00E879CA"/>
    <w:rsid w:val="00E90035"/>
    <w:rsid w:val="00E90921"/>
    <w:rsid w:val="00E90997"/>
    <w:rsid w:val="00E90F00"/>
    <w:rsid w:val="00E90FE4"/>
    <w:rsid w:val="00E916B3"/>
    <w:rsid w:val="00E9179A"/>
    <w:rsid w:val="00E91EC8"/>
    <w:rsid w:val="00E91F95"/>
    <w:rsid w:val="00E93224"/>
    <w:rsid w:val="00E93601"/>
    <w:rsid w:val="00E93778"/>
    <w:rsid w:val="00E939CB"/>
    <w:rsid w:val="00E942BA"/>
    <w:rsid w:val="00E94965"/>
    <w:rsid w:val="00E94B4F"/>
    <w:rsid w:val="00E94F84"/>
    <w:rsid w:val="00E9558A"/>
    <w:rsid w:val="00E9584C"/>
    <w:rsid w:val="00E95980"/>
    <w:rsid w:val="00E96056"/>
    <w:rsid w:val="00E961AC"/>
    <w:rsid w:val="00E96315"/>
    <w:rsid w:val="00E9632A"/>
    <w:rsid w:val="00E965A7"/>
    <w:rsid w:val="00E966EC"/>
    <w:rsid w:val="00E96A10"/>
    <w:rsid w:val="00E96B61"/>
    <w:rsid w:val="00E97001"/>
    <w:rsid w:val="00E97120"/>
    <w:rsid w:val="00E97443"/>
    <w:rsid w:val="00E977A8"/>
    <w:rsid w:val="00E978F3"/>
    <w:rsid w:val="00E97CDE"/>
    <w:rsid w:val="00EA0323"/>
    <w:rsid w:val="00EA08F9"/>
    <w:rsid w:val="00EA109C"/>
    <w:rsid w:val="00EA1532"/>
    <w:rsid w:val="00EA17BE"/>
    <w:rsid w:val="00EA1825"/>
    <w:rsid w:val="00EA1E68"/>
    <w:rsid w:val="00EA1FA3"/>
    <w:rsid w:val="00EA262B"/>
    <w:rsid w:val="00EA2876"/>
    <w:rsid w:val="00EA28F3"/>
    <w:rsid w:val="00EA368F"/>
    <w:rsid w:val="00EA374E"/>
    <w:rsid w:val="00EA3D05"/>
    <w:rsid w:val="00EA4541"/>
    <w:rsid w:val="00EA45F0"/>
    <w:rsid w:val="00EA4D51"/>
    <w:rsid w:val="00EA4DB7"/>
    <w:rsid w:val="00EA571D"/>
    <w:rsid w:val="00EA5ACE"/>
    <w:rsid w:val="00EA5C67"/>
    <w:rsid w:val="00EA5DAA"/>
    <w:rsid w:val="00EA5F22"/>
    <w:rsid w:val="00EA5FFB"/>
    <w:rsid w:val="00EA6255"/>
    <w:rsid w:val="00EA6352"/>
    <w:rsid w:val="00EA7912"/>
    <w:rsid w:val="00EB0045"/>
    <w:rsid w:val="00EB0210"/>
    <w:rsid w:val="00EB0648"/>
    <w:rsid w:val="00EB0AF6"/>
    <w:rsid w:val="00EB0C09"/>
    <w:rsid w:val="00EB0C31"/>
    <w:rsid w:val="00EB125B"/>
    <w:rsid w:val="00EB1324"/>
    <w:rsid w:val="00EB1624"/>
    <w:rsid w:val="00EB18B5"/>
    <w:rsid w:val="00EB18ED"/>
    <w:rsid w:val="00EB1AD9"/>
    <w:rsid w:val="00EB1BF0"/>
    <w:rsid w:val="00EB2199"/>
    <w:rsid w:val="00EB22B9"/>
    <w:rsid w:val="00EB24FD"/>
    <w:rsid w:val="00EB2685"/>
    <w:rsid w:val="00EB2C43"/>
    <w:rsid w:val="00EB3270"/>
    <w:rsid w:val="00EB36D3"/>
    <w:rsid w:val="00EB3D75"/>
    <w:rsid w:val="00EB4988"/>
    <w:rsid w:val="00EB4C16"/>
    <w:rsid w:val="00EB4D26"/>
    <w:rsid w:val="00EB505B"/>
    <w:rsid w:val="00EB51FB"/>
    <w:rsid w:val="00EB5763"/>
    <w:rsid w:val="00EB59CA"/>
    <w:rsid w:val="00EB5A07"/>
    <w:rsid w:val="00EB5A35"/>
    <w:rsid w:val="00EB5D4C"/>
    <w:rsid w:val="00EB5E9E"/>
    <w:rsid w:val="00EB6496"/>
    <w:rsid w:val="00EB649A"/>
    <w:rsid w:val="00EB65C8"/>
    <w:rsid w:val="00EB6A5C"/>
    <w:rsid w:val="00EB6DA1"/>
    <w:rsid w:val="00EB7122"/>
    <w:rsid w:val="00EB79A1"/>
    <w:rsid w:val="00EC011C"/>
    <w:rsid w:val="00EC018C"/>
    <w:rsid w:val="00EC0348"/>
    <w:rsid w:val="00EC0641"/>
    <w:rsid w:val="00EC06F0"/>
    <w:rsid w:val="00EC0724"/>
    <w:rsid w:val="00EC0B1F"/>
    <w:rsid w:val="00EC0C05"/>
    <w:rsid w:val="00EC0EAD"/>
    <w:rsid w:val="00EC18D8"/>
    <w:rsid w:val="00EC209E"/>
    <w:rsid w:val="00EC20AC"/>
    <w:rsid w:val="00EC21CB"/>
    <w:rsid w:val="00EC2B1B"/>
    <w:rsid w:val="00EC2D44"/>
    <w:rsid w:val="00EC2E4C"/>
    <w:rsid w:val="00EC316C"/>
    <w:rsid w:val="00EC3BB3"/>
    <w:rsid w:val="00EC3C12"/>
    <w:rsid w:val="00EC3CAE"/>
    <w:rsid w:val="00EC3D66"/>
    <w:rsid w:val="00EC3E16"/>
    <w:rsid w:val="00EC3E8A"/>
    <w:rsid w:val="00EC3F85"/>
    <w:rsid w:val="00EC4191"/>
    <w:rsid w:val="00EC4427"/>
    <w:rsid w:val="00EC4653"/>
    <w:rsid w:val="00EC47BE"/>
    <w:rsid w:val="00EC48E2"/>
    <w:rsid w:val="00EC5008"/>
    <w:rsid w:val="00EC55A0"/>
    <w:rsid w:val="00EC5B3F"/>
    <w:rsid w:val="00EC5BEB"/>
    <w:rsid w:val="00EC5F47"/>
    <w:rsid w:val="00EC63FC"/>
    <w:rsid w:val="00EC651A"/>
    <w:rsid w:val="00EC67DC"/>
    <w:rsid w:val="00EC67F4"/>
    <w:rsid w:val="00EC694B"/>
    <w:rsid w:val="00EC6C4A"/>
    <w:rsid w:val="00EC7DB3"/>
    <w:rsid w:val="00ED0169"/>
    <w:rsid w:val="00ED078A"/>
    <w:rsid w:val="00ED098F"/>
    <w:rsid w:val="00ED0B2F"/>
    <w:rsid w:val="00ED1A1A"/>
    <w:rsid w:val="00ED1D7B"/>
    <w:rsid w:val="00ED1E93"/>
    <w:rsid w:val="00ED1EBD"/>
    <w:rsid w:val="00ED20CE"/>
    <w:rsid w:val="00ED231D"/>
    <w:rsid w:val="00ED25C8"/>
    <w:rsid w:val="00ED33C8"/>
    <w:rsid w:val="00ED3639"/>
    <w:rsid w:val="00ED381F"/>
    <w:rsid w:val="00ED382B"/>
    <w:rsid w:val="00ED3BF8"/>
    <w:rsid w:val="00ED4129"/>
    <w:rsid w:val="00ED45CB"/>
    <w:rsid w:val="00ED54A2"/>
    <w:rsid w:val="00ED569A"/>
    <w:rsid w:val="00ED5735"/>
    <w:rsid w:val="00ED58F6"/>
    <w:rsid w:val="00ED5AB7"/>
    <w:rsid w:val="00ED62A7"/>
    <w:rsid w:val="00ED631C"/>
    <w:rsid w:val="00ED68AC"/>
    <w:rsid w:val="00ED6ACF"/>
    <w:rsid w:val="00ED6B47"/>
    <w:rsid w:val="00ED7280"/>
    <w:rsid w:val="00ED73BD"/>
    <w:rsid w:val="00ED76A6"/>
    <w:rsid w:val="00ED7AD5"/>
    <w:rsid w:val="00ED7EF1"/>
    <w:rsid w:val="00EE0439"/>
    <w:rsid w:val="00EE0971"/>
    <w:rsid w:val="00EE0B0F"/>
    <w:rsid w:val="00EE0DC0"/>
    <w:rsid w:val="00EE0EA5"/>
    <w:rsid w:val="00EE1085"/>
    <w:rsid w:val="00EE121E"/>
    <w:rsid w:val="00EE1238"/>
    <w:rsid w:val="00EE1263"/>
    <w:rsid w:val="00EE1285"/>
    <w:rsid w:val="00EE1485"/>
    <w:rsid w:val="00EE223C"/>
    <w:rsid w:val="00EE284F"/>
    <w:rsid w:val="00EE2CE4"/>
    <w:rsid w:val="00EE2FCD"/>
    <w:rsid w:val="00EE3183"/>
    <w:rsid w:val="00EE3EA5"/>
    <w:rsid w:val="00EE3F69"/>
    <w:rsid w:val="00EE41B4"/>
    <w:rsid w:val="00EE41FC"/>
    <w:rsid w:val="00EE42DE"/>
    <w:rsid w:val="00EE4885"/>
    <w:rsid w:val="00EE4900"/>
    <w:rsid w:val="00EE4C85"/>
    <w:rsid w:val="00EE4DB1"/>
    <w:rsid w:val="00EE4EDF"/>
    <w:rsid w:val="00EE4F19"/>
    <w:rsid w:val="00EE4F7E"/>
    <w:rsid w:val="00EE5075"/>
    <w:rsid w:val="00EE50BF"/>
    <w:rsid w:val="00EE534B"/>
    <w:rsid w:val="00EE56B4"/>
    <w:rsid w:val="00EE5789"/>
    <w:rsid w:val="00EE60BC"/>
    <w:rsid w:val="00EE6107"/>
    <w:rsid w:val="00EE625C"/>
    <w:rsid w:val="00EE6666"/>
    <w:rsid w:val="00EE6886"/>
    <w:rsid w:val="00EE695C"/>
    <w:rsid w:val="00EE6D5B"/>
    <w:rsid w:val="00EE729C"/>
    <w:rsid w:val="00EE7406"/>
    <w:rsid w:val="00EE78C0"/>
    <w:rsid w:val="00EE7C35"/>
    <w:rsid w:val="00EF068F"/>
    <w:rsid w:val="00EF1304"/>
    <w:rsid w:val="00EF1A0A"/>
    <w:rsid w:val="00EF1BFF"/>
    <w:rsid w:val="00EF1CB6"/>
    <w:rsid w:val="00EF1D05"/>
    <w:rsid w:val="00EF1EA7"/>
    <w:rsid w:val="00EF223A"/>
    <w:rsid w:val="00EF287C"/>
    <w:rsid w:val="00EF2AE1"/>
    <w:rsid w:val="00EF2B80"/>
    <w:rsid w:val="00EF2B83"/>
    <w:rsid w:val="00EF2DBE"/>
    <w:rsid w:val="00EF2FAB"/>
    <w:rsid w:val="00EF3146"/>
    <w:rsid w:val="00EF3E16"/>
    <w:rsid w:val="00EF4239"/>
    <w:rsid w:val="00EF4339"/>
    <w:rsid w:val="00EF4584"/>
    <w:rsid w:val="00EF4A21"/>
    <w:rsid w:val="00EF4B59"/>
    <w:rsid w:val="00EF504C"/>
    <w:rsid w:val="00EF53FC"/>
    <w:rsid w:val="00EF5677"/>
    <w:rsid w:val="00EF5709"/>
    <w:rsid w:val="00EF5A70"/>
    <w:rsid w:val="00EF63C4"/>
    <w:rsid w:val="00EF6579"/>
    <w:rsid w:val="00EF6879"/>
    <w:rsid w:val="00EF7008"/>
    <w:rsid w:val="00EF76BF"/>
    <w:rsid w:val="00EF7851"/>
    <w:rsid w:val="00EF7CBE"/>
    <w:rsid w:val="00F00669"/>
    <w:rsid w:val="00F00760"/>
    <w:rsid w:val="00F00EEC"/>
    <w:rsid w:val="00F00FFB"/>
    <w:rsid w:val="00F0116D"/>
    <w:rsid w:val="00F01352"/>
    <w:rsid w:val="00F014CF"/>
    <w:rsid w:val="00F01AF5"/>
    <w:rsid w:val="00F01D02"/>
    <w:rsid w:val="00F01E12"/>
    <w:rsid w:val="00F01F2A"/>
    <w:rsid w:val="00F0203F"/>
    <w:rsid w:val="00F022FD"/>
    <w:rsid w:val="00F02EBC"/>
    <w:rsid w:val="00F03A4F"/>
    <w:rsid w:val="00F03A9F"/>
    <w:rsid w:val="00F045A9"/>
    <w:rsid w:val="00F0494B"/>
    <w:rsid w:val="00F0498E"/>
    <w:rsid w:val="00F04C6F"/>
    <w:rsid w:val="00F0521C"/>
    <w:rsid w:val="00F0529D"/>
    <w:rsid w:val="00F055AD"/>
    <w:rsid w:val="00F065F8"/>
    <w:rsid w:val="00F067EA"/>
    <w:rsid w:val="00F06833"/>
    <w:rsid w:val="00F06AED"/>
    <w:rsid w:val="00F06B76"/>
    <w:rsid w:val="00F06DDB"/>
    <w:rsid w:val="00F0709F"/>
    <w:rsid w:val="00F07271"/>
    <w:rsid w:val="00F0729F"/>
    <w:rsid w:val="00F072A9"/>
    <w:rsid w:val="00F07356"/>
    <w:rsid w:val="00F07B90"/>
    <w:rsid w:val="00F07D19"/>
    <w:rsid w:val="00F07F94"/>
    <w:rsid w:val="00F07FCD"/>
    <w:rsid w:val="00F1029A"/>
    <w:rsid w:val="00F103F6"/>
    <w:rsid w:val="00F10A0E"/>
    <w:rsid w:val="00F10E4C"/>
    <w:rsid w:val="00F11163"/>
    <w:rsid w:val="00F11821"/>
    <w:rsid w:val="00F1182F"/>
    <w:rsid w:val="00F11875"/>
    <w:rsid w:val="00F11A13"/>
    <w:rsid w:val="00F11DF9"/>
    <w:rsid w:val="00F11F33"/>
    <w:rsid w:val="00F11FF2"/>
    <w:rsid w:val="00F12007"/>
    <w:rsid w:val="00F12662"/>
    <w:rsid w:val="00F12A58"/>
    <w:rsid w:val="00F12DB6"/>
    <w:rsid w:val="00F12DE6"/>
    <w:rsid w:val="00F131F5"/>
    <w:rsid w:val="00F136BE"/>
    <w:rsid w:val="00F137CD"/>
    <w:rsid w:val="00F13984"/>
    <w:rsid w:val="00F13DDC"/>
    <w:rsid w:val="00F14073"/>
    <w:rsid w:val="00F1461B"/>
    <w:rsid w:val="00F14F47"/>
    <w:rsid w:val="00F1507C"/>
    <w:rsid w:val="00F15226"/>
    <w:rsid w:val="00F152D9"/>
    <w:rsid w:val="00F1596C"/>
    <w:rsid w:val="00F159FE"/>
    <w:rsid w:val="00F15C25"/>
    <w:rsid w:val="00F15EE8"/>
    <w:rsid w:val="00F164D6"/>
    <w:rsid w:val="00F1695B"/>
    <w:rsid w:val="00F16C92"/>
    <w:rsid w:val="00F173AE"/>
    <w:rsid w:val="00F174BB"/>
    <w:rsid w:val="00F17E31"/>
    <w:rsid w:val="00F201A5"/>
    <w:rsid w:val="00F201C3"/>
    <w:rsid w:val="00F20272"/>
    <w:rsid w:val="00F21046"/>
    <w:rsid w:val="00F211FE"/>
    <w:rsid w:val="00F217B9"/>
    <w:rsid w:val="00F217F8"/>
    <w:rsid w:val="00F21A4B"/>
    <w:rsid w:val="00F21CEB"/>
    <w:rsid w:val="00F21DB9"/>
    <w:rsid w:val="00F222CB"/>
    <w:rsid w:val="00F222E9"/>
    <w:rsid w:val="00F224A2"/>
    <w:rsid w:val="00F226F9"/>
    <w:rsid w:val="00F22731"/>
    <w:rsid w:val="00F227C4"/>
    <w:rsid w:val="00F22AEC"/>
    <w:rsid w:val="00F22E55"/>
    <w:rsid w:val="00F22FB1"/>
    <w:rsid w:val="00F22FE7"/>
    <w:rsid w:val="00F23213"/>
    <w:rsid w:val="00F2330E"/>
    <w:rsid w:val="00F23393"/>
    <w:rsid w:val="00F23FB8"/>
    <w:rsid w:val="00F24524"/>
    <w:rsid w:val="00F24572"/>
    <w:rsid w:val="00F24C84"/>
    <w:rsid w:val="00F24D58"/>
    <w:rsid w:val="00F24DDD"/>
    <w:rsid w:val="00F25191"/>
    <w:rsid w:val="00F254F9"/>
    <w:rsid w:val="00F255B9"/>
    <w:rsid w:val="00F258DD"/>
    <w:rsid w:val="00F259AD"/>
    <w:rsid w:val="00F259E2"/>
    <w:rsid w:val="00F25B30"/>
    <w:rsid w:val="00F26421"/>
    <w:rsid w:val="00F2670F"/>
    <w:rsid w:val="00F26D02"/>
    <w:rsid w:val="00F2736A"/>
    <w:rsid w:val="00F27396"/>
    <w:rsid w:val="00F2793C"/>
    <w:rsid w:val="00F30147"/>
    <w:rsid w:val="00F30691"/>
    <w:rsid w:val="00F3081D"/>
    <w:rsid w:val="00F308CE"/>
    <w:rsid w:val="00F3102F"/>
    <w:rsid w:val="00F313A2"/>
    <w:rsid w:val="00F315A8"/>
    <w:rsid w:val="00F31679"/>
    <w:rsid w:val="00F32CA0"/>
    <w:rsid w:val="00F32E2D"/>
    <w:rsid w:val="00F33BB4"/>
    <w:rsid w:val="00F33FF9"/>
    <w:rsid w:val="00F347A9"/>
    <w:rsid w:val="00F34AC6"/>
    <w:rsid w:val="00F35545"/>
    <w:rsid w:val="00F355A4"/>
    <w:rsid w:val="00F357A6"/>
    <w:rsid w:val="00F35843"/>
    <w:rsid w:val="00F3585B"/>
    <w:rsid w:val="00F35A0F"/>
    <w:rsid w:val="00F36423"/>
    <w:rsid w:val="00F3693B"/>
    <w:rsid w:val="00F369B2"/>
    <w:rsid w:val="00F36A30"/>
    <w:rsid w:val="00F36A3C"/>
    <w:rsid w:val="00F36CBA"/>
    <w:rsid w:val="00F36E15"/>
    <w:rsid w:val="00F372CB"/>
    <w:rsid w:val="00F37350"/>
    <w:rsid w:val="00F37C63"/>
    <w:rsid w:val="00F400AC"/>
    <w:rsid w:val="00F40135"/>
    <w:rsid w:val="00F4017A"/>
    <w:rsid w:val="00F401FB"/>
    <w:rsid w:val="00F40758"/>
    <w:rsid w:val="00F415F4"/>
    <w:rsid w:val="00F416E0"/>
    <w:rsid w:val="00F41897"/>
    <w:rsid w:val="00F41899"/>
    <w:rsid w:val="00F419FD"/>
    <w:rsid w:val="00F41B1B"/>
    <w:rsid w:val="00F41C76"/>
    <w:rsid w:val="00F420A7"/>
    <w:rsid w:val="00F42625"/>
    <w:rsid w:val="00F4270F"/>
    <w:rsid w:val="00F42ADA"/>
    <w:rsid w:val="00F42FCB"/>
    <w:rsid w:val="00F434E6"/>
    <w:rsid w:val="00F43643"/>
    <w:rsid w:val="00F4371B"/>
    <w:rsid w:val="00F437AD"/>
    <w:rsid w:val="00F438B6"/>
    <w:rsid w:val="00F43A6F"/>
    <w:rsid w:val="00F43CD4"/>
    <w:rsid w:val="00F43F0C"/>
    <w:rsid w:val="00F44522"/>
    <w:rsid w:val="00F44EE8"/>
    <w:rsid w:val="00F45203"/>
    <w:rsid w:val="00F45236"/>
    <w:rsid w:val="00F4571A"/>
    <w:rsid w:val="00F46131"/>
    <w:rsid w:val="00F46270"/>
    <w:rsid w:val="00F4666A"/>
    <w:rsid w:val="00F47027"/>
    <w:rsid w:val="00F475BA"/>
    <w:rsid w:val="00F47C4A"/>
    <w:rsid w:val="00F47E76"/>
    <w:rsid w:val="00F50599"/>
    <w:rsid w:val="00F5129F"/>
    <w:rsid w:val="00F51C52"/>
    <w:rsid w:val="00F51C76"/>
    <w:rsid w:val="00F51C86"/>
    <w:rsid w:val="00F51D21"/>
    <w:rsid w:val="00F51E7B"/>
    <w:rsid w:val="00F52050"/>
    <w:rsid w:val="00F5209C"/>
    <w:rsid w:val="00F525FF"/>
    <w:rsid w:val="00F52646"/>
    <w:rsid w:val="00F52699"/>
    <w:rsid w:val="00F52B7E"/>
    <w:rsid w:val="00F52ED7"/>
    <w:rsid w:val="00F52F22"/>
    <w:rsid w:val="00F53183"/>
    <w:rsid w:val="00F53304"/>
    <w:rsid w:val="00F53441"/>
    <w:rsid w:val="00F535DC"/>
    <w:rsid w:val="00F53696"/>
    <w:rsid w:val="00F53724"/>
    <w:rsid w:val="00F538C4"/>
    <w:rsid w:val="00F53C25"/>
    <w:rsid w:val="00F53D85"/>
    <w:rsid w:val="00F53E58"/>
    <w:rsid w:val="00F53FCB"/>
    <w:rsid w:val="00F5407D"/>
    <w:rsid w:val="00F541FE"/>
    <w:rsid w:val="00F54D32"/>
    <w:rsid w:val="00F54F2F"/>
    <w:rsid w:val="00F54FD1"/>
    <w:rsid w:val="00F5575E"/>
    <w:rsid w:val="00F55940"/>
    <w:rsid w:val="00F55EA6"/>
    <w:rsid w:val="00F55FAB"/>
    <w:rsid w:val="00F564E6"/>
    <w:rsid w:val="00F56AA0"/>
    <w:rsid w:val="00F56F0F"/>
    <w:rsid w:val="00F571A7"/>
    <w:rsid w:val="00F571B8"/>
    <w:rsid w:val="00F572EA"/>
    <w:rsid w:val="00F576C5"/>
    <w:rsid w:val="00F578D9"/>
    <w:rsid w:val="00F57A09"/>
    <w:rsid w:val="00F57BA7"/>
    <w:rsid w:val="00F6059E"/>
    <w:rsid w:val="00F61595"/>
    <w:rsid w:val="00F6193F"/>
    <w:rsid w:val="00F61BC5"/>
    <w:rsid w:val="00F620EC"/>
    <w:rsid w:val="00F624AA"/>
    <w:rsid w:val="00F62760"/>
    <w:rsid w:val="00F62837"/>
    <w:rsid w:val="00F628C9"/>
    <w:rsid w:val="00F62E24"/>
    <w:rsid w:val="00F63265"/>
    <w:rsid w:val="00F63C43"/>
    <w:rsid w:val="00F63F5C"/>
    <w:rsid w:val="00F63FDD"/>
    <w:rsid w:val="00F64244"/>
    <w:rsid w:val="00F6456C"/>
    <w:rsid w:val="00F649E5"/>
    <w:rsid w:val="00F64C0B"/>
    <w:rsid w:val="00F64C28"/>
    <w:rsid w:val="00F64DA6"/>
    <w:rsid w:val="00F64DCD"/>
    <w:rsid w:val="00F6655B"/>
    <w:rsid w:val="00F66A3E"/>
    <w:rsid w:val="00F66EF8"/>
    <w:rsid w:val="00F674F4"/>
    <w:rsid w:val="00F677D4"/>
    <w:rsid w:val="00F67DA1"/>
    <w:rsid w:val="00F67E60"/>
    <w:rsid w:val="00F70302"/>
    <w:rsid w:val="00F705BB"/>
    <w:rsid w:val="00F70802"/>
    <w:rsid w:val="00F7090D"/>
    <w:rsid w:val="00F70C3F"/>
    <w:rsid w:val="00F70E14"/>
    <w:rsid w:val="00F70EB4"/>
    <w:rsid w:val="00F711ED"/>
    <w:rsid w:val="00F71256"/>
    <w:rsid w:val="00F7190A"/>
    <w:rsid w:val="00F71C12"/>
    <w:rsid w:val="00F71C57"/>
    <w:rsid w:val="00F721B7"/>
    <w:rsid w:val="00F722B5"/>
    <w:rsid w:val="00F722F5"/>
    <w:rsid w:val="00F72456"/>
    <w:rsid w:val="00F72AE0"/>
    <w:rsid w:val="00F72CA6"/>
    <w:rsid w:val="00F72E3A"/>
    <w:rsid w:val="00F72FE7"/>
    <w:rsid w:val="00F734C0"/>
    <w:rsid w:val="00F7356E"/>
    <w:rsid w:val="00F737F6"/>
    <w:rsid w:val="00F73930"/>
    <w:rsid w:val="00F7439E"/>
    <w:rsid w:val="00F74B66"/>
    <w:rsid w:val="00F74BB3"/>
    <w:rsid w:val="00F7507C"/>
    <w:rsid w:val="00F75120"/>
    <w:rsid w:val="00F75720"/>
    <w:rsid w:val="00F759C5"/>
    <w:rsid w:val="00F75AD0"/>
    <w:rsid w:val="00F761B0"/>
    <w:rsid w:val="00F768D9"/>
    <w:rsid w:val="00F76BC1"/>
    <w:rsid w:val="00F76CF0"/>
    <w:rsid w:val="00F76D88"/>
    <w:rsid w:val="00F7734C"/>
    <w:rsid w:val="00F7746A"/>
    <w:rsid w:val="00F774E0"/>
    <w:rsid w:val="00F776FA"/>
    <w:rsid w:val="00F779B7"/>
    <w:rsid w:val="00F77BC9"/>
    <w:rsid w:val="00F80B20"/>
    <w:rsid w:val="00F812E4"/>
    <w:rsid w:val="00F815DD"/>
    <w:rsid w:val="00F81A4F"/>
    <w:rsid w:val="00F81FA2"/>
    <w:rsid w:val="00F81FF3"/>
    <w:rsid w:val="00F825F7"/>
    <w:rsid w:val="00F8293C"/>
    <w:rsid w:val="00F82972"/>
    <w:rsid w:val="00F82BDB"/>
    <w:rsid w:val="00F82F06"/>
    <w:rsid w:val="00F8311F"/>
    <w:rsid w:val="00F8388C"/>
    <w:rsid w:val="00F83AE9"/>
    <w:rsid w:val="00F84079"/>
    <w:rsid w:val="00F841B3"/>
    <w:rsid w:val="00F842F2"/>
    <w:rsid w:val="00F849FA"/>
    <w:rsid w:val="00F8564E"/>
    <w:rsid w:val="00F8567C"/>
    <w:rsid w:val="00F85FF8"/>
    <w:rsid w:val="00F8645C"/>
    <w:rsid w:val="00F86AB6"/>
    <w:rsid w:val="00F86C42"/>
    <w:rsid w:val="00F86DF7"/>
    <w:rsid w:val="00F86E3C"/>
    <w:rsid w:val="00F86FF2"/>
    <w:rsid w:val="00F87383"/>
    <w:rsid w:val="00F87629"/>
    <w:rsid w:val="00F87772"/>
    <w:rsid w:val="00F87B85"/>
    <w:rsid w:val="00F90148"/>
    <w:rsid w:val="00F9030E"/>
    <w:rsid w:val="00F90D43"/>
    <w:rsid w:val="00F91126"/>
    <w:rsid w:val="00F91244"/>
    <w:rsid w:val="00F9157B"/>
    <w:rsid w:val="00F91AC9"/>
    <w:rsid w:val="00F91E34"/>
    <w:rsid w:val="00F91E42"/>
    <w:rsid w:val="00F921C7"/>
    <w:rsid w:val="00F922CF"/>
    <w:rsid w:val="00F927EA"/>
    <w:rsid w:val="00F9283E"/>
    <w:rsid w:val="00F92BFA"/>
    <w:rsid w:val="00F92C32"/>
    <w:rsid w:val="00F9395B"/>
    <w:rsid w:val="00F93CEA"/>
    <w:rsid w:val="00F940D3"/>
    <w:rsid w:val="00F943A1"/>
    <w:rsid w:val="00F946D8"/>
    <w:rsid w:val="00F94E02"/>
    <w:rsid w:val="00F950C1"/>
    <w:rsid w:val="00F95AA9"/>
    <w:rsid w:val="00F96716"/>
    <w:rsid w:val="00F96AE2"/>
    <w:rsid w:val="00F96B01"/>
    <w:rsid w:val="00F9715D"/>
    <w:rsid w:val="00F972AF"/>
    <w:rsid w:val="00F97E6B"/>
    <w:rsid w:val="00F97FF6"/>
    <w:rsid w:val="00FA0327"/>
    <w:rsid w:val="00FA0721"/>
    <w:rsid w:val="00FA07FD"/>
    <w:rsid w:val="00FA09DA"/>
    <w:rsid w:val="00FA0A1F"/>
    <w:rsid w:val="00FA0D75"/>
    <w:rsid w:val="00FA0E24"/>
    <w:rsid w:val="00FA1025"/>
    <w:rsid w:val="00FA10AC"/>
    <w:rsid w:val="00FA15B5"/>
    <w:rsid w:val="00FA2082"/>
    <w:rsid w:val="00FA214D"/>
    <w:rsid w:val="00FA2251"/>
    <w:rsid w:val="00FA2262"/>
    <w:rsid w:val="00FA2530"/>
    <w:rsid w:val="00FA27FC"/>
    <w:rsid w:val="00FA2D08"/>
    <w:rsid w:val="00FA38D0"/>
    <w:rsid w:val="00FA3BDF"/>
    <w:rsid w:val="00FA4127"/>
    <w:rsid w:val="00FA4C6D"/>
    <w:rsid w:val="00FA50ED"/>
    <w:rsid w:val="00FA5253"/>
    <w:rsid w:val="00FA5600"/>
    <w:rsid w:val="00FA5986"/>
    <w:rsid w:val="00FA59F0"/>
    <w:rsid w:val="00FA5C25"/>
    <w:rsid w:val="00FA65B0"/>
    <w:rsid w:val="00FA6FD7"/>
    <w:rsid w:val="00FA7059"/>
    <w:rsid w:val="00FA72DC"/>
    <w:rsid w:val="00FA7541"/>
    <w:rsid w:val="00FA759A"/>
    <w:rsid w:val="00FA772B"/>
    <w:rsid w:val="00FA77C3"/>
    <w:rsid w:val="00FB0027"/>
    <w:rsid w:val="00FB038C"/>
    <w:rsid w:val="00FB086C"/>
    <w:rsid w:val="00FB09C2"/>
    <w:rsid w:val="00FB0A2C"/>
    <w:rsid w:val="00FB0E2A"/>
    <w:rsid w:val="00FB0F38"/>
    <w:rsid w:val="00FB15DF"/>
    <w:rsid w:val="00FB15EB"/>
    <w:rsid w:val="00FB1624"/>
    <w:rsid w:val="00FB1881"/>
    <w:rsid w:val="00FB18EB"/>
    <w:rsid w:val="00FB18F7"/>
    <w:rsid w:val="00FB19E5"/>
    <w:rsid w:val="00FB19F4"/>
    <w:rsid w:val="00FB1C1C"/>
    <w:rsid w:val="00FB1CFE"/>
    <w:rsid w:val="00FB210B"/>
    <w:rsid w:val="00FB21AF"/>
    <w:rsid w:val="00FB25E3"/>
    <w:rsid w:val="00FB2C33"/>
    <w:rsid w:val="00FB2F4A"/>
    <w:rsid w:val="00FB3015"/>
    <w:rsid w:val="00FB3356"/>
    <w:rsid w:val="00FB33C9"/>
    <w:rsid w:val="00FB3B22"/>
    <w:rsid w:val="00FB3BA9"/>
    <w:rsid w:val="00FB3C68"/>
    <w:rsid w:val="00FB3FED"/>
    <w:rsid w:val="00FB495C"/>
    <w:rsid w:val="00FB4BDF"/>
    <w:rsid w:val="00FB4BF5"/>
    <w:rsid w:val="00FB4F90"/>
    <w:rsid w:val="00FB51DC"/>
    <w:rsid w:val="00FB5729"/>
    <w:rsid w:val="00FB5A20"/>
    <w:rsid w:val="00FB646E"/>
    <w:rsid w:val="00FB67D8"/>
    <w:rsid w:val="00FB7A6A"/>
    <w:rsid w:val="00FC0470"/>
    <w:rsid w:val="00FC0912"/>
    <w:rsid w:val="00FC0EBB"/>
    <w:rsid w:val="00FC0F08"/>
    <w:rsid w:val="00FC16A2"/>
    <w:rsid w:val="00FC18E9"/>
    <w:rsid w:val="00FC19B2"/>
    <w:rsid w:val="00FC1C1A"/>
    <w:rsid w:val="00FC2350"/>
    <w:rsid w:val="00FC2704"/>
    <w:rsid w:val="00FC2806"/>
    <w:rsid w:val="00FC2A6C"/>
    <w:rsid w:val="00FC2DA6"/>
    <w:rsid w:val="00FC2ECD"/>
    <w:rsid w:val="00FC31CD"/>
    <w:rsid w:val="00FC3540"/>
    <w:rsid w:val="00FC379A"/>
    <w:rsid w:val="00FC3A20"/>
    <w:rsid w:val="00FC3B4B"/>
    <w:rsid w:val="00FC3D8D"/>
    <w:rsid w:val="00FC3F48"/>
    <w:rsid w:val="00FC3F84"/>
    <w:rsid w:val="00FC4201"/>
    <w:rsid w:val="00FC4693"/>
    <w:rsid w:val="00FC480D"/>
    <w:rsid w:val="00FC4DCA"/>
    <w:rsid w:val="00FC534A"/>
    <w:rsid w:val="00FC5736"/>
    <w:rsid w:val="00FC5B95"/>
    <w:rsid w:val="00FC695B"/>
    <w:rsid w:val="00FC6F23"/>
    <w:rsid w:val="00FC71A3"/>
    <w:rsid w:val="00FC7337"/>
    <w:rsid w:val="00FC76EE"/>
    <w:rsid w:val="00FC7A41"/>
    <w:rsid w:val="00FC7B28"/>
    <w:rsid w:val="00FD005D"/>
    <w:rsid w:val="00FD044D"/>
    <w:rsid w:val="00FD072C"/>
    <w:rsid w:val="00FD073C"/>
    <w:rsid w:val="00FD0906"/>
    <w:rsid w:val="00FD0941"/>
    <w:rsid w:val="00FD0ACA"/>
    <w:rsid w:val="00FD11AF"/>
    <w:rsid w:val="00FD11B2"/>
    <w:rsid w:val="00FD198F"/>
    <w:rsid w:val="00FD1A7F"/>
    <w:rsid w:val="00FD1B03"/>
    <w:rsid w:val="00FD20F5"/>
    <w:rsid w:val="00FD2477"/>
    <w:rsid w:val="00FD25CB"/>
    <w:rsid w:val="00FD2E3B"/>
    <w:rsid w:val="00FD2F0C"/>
    <w:rsid w:val="00FD3BD1"/>
    <w:rsid w:val="00FD40C6"/>
    <w:rsid w:val="00FD41F3"/>
    <w:rsid w:val="00FD43DF"/>
    <w:rsid w:val="00FD44E4"/>
    <w:rsid w:val="00FD486D"/>
    <w:rsid w:val="00FD48CD"/>
    <w:rsid w:val="00FD4944"/>
    <w:rsid w:val="00FD497B"/>
    <w:rsid w:val="00FD4DCB"/>
    <w:rsid w:val="00FD4FBA"/>
    <w:rsid w:val="00FD52ED"/>
    <w:rsid w:val="00FD5390"/>
    <w:rsid w:val="00FD590B"/>
    <w:rsid w:val="00FD5B0B"/>
    <w:rsid w:val="00FD5BC3"/>
    <w:rsid w:val="00FD6056"/>
    <w:rsid w:val="00FD6134"/>
    <w:rsid w:val="00FD63C1"/>
    <w:rsid w:val="00FD67BC"/>
    <w:rsid w:val="00FD69A4"/>
    <w:rsid w:val="00FD6B2F"/>
    <w:rsid w:val="00FD6BBA"/>
    <w:rsid w:val="00FD6D10"/>
    <w:rsid w:val="00FD706F"/>
    <w:rsid w:val="00FD70A9"/>
    <w:rsid w:val="00FD7460"/>
    <w:rsid w:val="00FD75CB"/>
    <w:rsid w:val="00FE0204"/>
    <w:rsid w:val="00FE0222"/>
    <w:rsid w:val="00FE0431"/>
    <w:rsid w:val="00FE06D4"/>
    <w:rsid w:val="00FE0709"/>
    <w:rsid w:val="00FE076F"/>
    <w:rsid w:val="00FE0A40"/>
    <w:rsid w:val="00FE0A5D"/>
    <w:rsid w:val="00FE0AB7"/>
    <w:rsid w:val="00FE0AE8"/>
    <w:rsid w:val="00FE0F2B"/>
    <w:rsid w:val="00FE128E"/>
    <w:rsid w:val="00FE1383"/>
    <w:rsid w:val="00FE1930"/>
    <w:rsid w:val="00FE1F04"/>
    <w:rsid w:val="00FE20D2"/>
    <w:rsid w:val="00FE21AE"/>
    <w:rsid w:val="00FE24E1"/>
    <w:rsid w:val="00FE2566"/>
    <w:rsid w:val="00FE27D3"/>
    <w:rsid w:val="00FE28F2"/>
    <w:rsid w:val="00FE29F7"/>
    <w:rsid w:val="00FE3436"/>
    <w:rsid w:val="00FE350A"/>
    <w:rsid w:val="00FE38F8"/>
    <w:rsid w:val="00FE39CD"/>
    <w:rsid w:val="00FE39FF"/>
    <w:rsid w:val="00FE3B33"/>
    <w:rsid w:val="00FE3F4E"/>
    <w:rsid w:val="00FE474B"/>
    <w:rsid w:val="00FE477B"/>
    <w:rsid w:val="00FE4A5D"/>
    <w:rsid w:val="00FE4A95"/>
    <w:rsid w:val="00FE4BE1"/>
    <w:rsid w:val="00FE50D4"/>
    <w:rsid w:val="00FE531C"/>
    <w:rsid w:val="00FE571B"/>
    <w:rsid w:val="00FE578C"/>
    <w:rsid w:val="00FE5E60"/>
    <w:rsid w:val="00FE60AE"/>
    <w:rsid w:val="00FE628E"/>
    <w:rsid w:val="00FE64EE"/>
    <w:rsid w:val="00FE65C9"/>
    <w:rsid w:val="00FE68F0"/>
    <w:rsid w:val="00FE6F9C"/>
    <w:rsid w:val="00FE71FD"/>
    <w:rsid w:val="00FE725F"/>
    <w:rsid w:val="00FE7388"/>
    <w:rsid w:val="00FE76B3"/>
    <w:rsid w:val="00FE7A54"/>
    <w:rsid w:val="00FE7C88"/>
    <w:rsid w:val="00FE7D31"/>
    <w:rsid w:val="00FF029D"/>
    <w:rsid w:val="00FF0397"/>
    <w:rsid w:val="00FF041D"/>
    <w:rsid w:val="00FF0D23"/>
    <w:rsid w:val="00FF0F5C"/>
    <w:rsid w:val="00FF119B"/>
    <w:rsid w:val="00FF13F8"/>
    <w:rsid w:val="00FF16A4"/>
    <w:rsid w:val="00FF18DF"/>
    <w:rsid w:val="00FF1D58"/>
    <w:rsid w:val="00FF27B8"/>
    <w:rsid w:val="00FF28A8"/>
    <w:rsid w:val="00FF2928"/>
    <w:rsid w:val="00FF2A3A"/>
    <w:rsid w:val="00FF2BFF"/>
    <w:rsid w:val="00FF2FFA"/>
    <w:rsid w:val="00FF3546"/>
    <w:rsid w:val="00FF38A0"/>
    <w:rsid w:val="00FF395F"/>
    <w:rsid w:val="00FF3AF4"/>
    <w:rsid w:val="00FF3BD5"/>
    <w:rsid w:val="00FF3D58"/>
    <w:rsid w:val="00FF3DD8"/>
    <w:rsid w:val="00FF4230"/>
    <w:rsid w:val="00FF4297"/>
    <w:rsid w:val="00FF4696"/>
    <w:rsid w:val="00FF47B3"/>
    <w:rsid w:val="00FF49AA"/>
    <w:rsid w:val="00FF5111"/>
    <w:rsid w:val="00FF514E"/>
    <w:rsid w:val="00FF5180"/>
    <w:rsid w:val="00FF5EE4"/>
    <w:rsid w:val="00FF63A7"/>
    <w:rsid w:val="00FF693B"/>
    <w:rsid w:val="00FF6F0F"/>
    <w:rsid w:val="00FF7354"/>
    <w:rsid w:val="00FF755C"/>
    <w:rsid w:val="00FF76B7"/>
    <w:rsid w:val="00FF7973"/>
    <w:rsid w:val="00FF7AEE"/>
    <w:rsid w:val="16F7C4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50068B"/>
  <w15:docId w15:val="{70D06D19-AB87-DD43-AB02-EA9597249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4A39"/>
    <w:rPr>
      <w:rFonts w:ascii="Times New Roman" w:eastAsia="Times New Roman" w:hAnsi="Times New Roman" w:cs="Times New Roman"/>
    </w:rPr>
  </w:style>
  <w:style w:type="paragraph" w:styleId="Heading1">
    <w:name w:val="heading 1"/>
    <w:basedOn w:val="Normal"/>
    <w:next w:val="Normal"/>
    <w:link w:val="Heading1Char"/>
    <w:uiPriority w:val="9"/>
    <w:qFormat/>
    <w:rsid w:val="00FA7059"/>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EF5709"/>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EF5709"/>
    <w:pPr>
      <w:keepNext/>
      <w:keepLines/>
      <w:spacing w:before="40"/>
      <w:outlineLvl w:val="2"/>
    </w:pPr>
    <w:rPr>
      <w:rFonts w:asciiTheme="majorHAnsi" w:eastAsiaTheme="majorEastAsia" w:hAnsiTheme="majorHAnsi" w:cstheme="majorBidi"/>
      <w:b/>
      <w:color w:val="7030A0"/>
    </w:rPr>
  </w:style>
  <w:style w:type="paragraph" w:styleId="Heading4">
    <w:name w:val="heading 4"/>
    <w:basedOn w:val="Normal"/>
    <w:next w:val="Normal"/>
    <w:link w:val="Heading4Char"/>
    <w:uiPriority w:val="9"/>
    <w:unhideWhenUsed/>
    <w:qFormat/>
    <w:rsid w:val="00457F5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57F5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3EDA"/>
    <w:pPr>
      <w:jc w:val="center"/>
    </w:pPr>
    <w:rPr>
      <w:rFonts w:eastAsiaTheme="majorEastAsia" w:cstheme="minorHAnsi"/>
      <w:spacing w:val="-10"/>
      <w:kern w:val="28"/>
      <w:sz w:val="56"/>
      <w:szCs w:val="56"/>
      <w:u w:val="single"/>
    </w:rPr>
  </w:style>
  <w:style w:type="character" w:customStyle="1" w:styleId="TitleChar">
    <w:name w:val="Title Char"/>
    <w:basedOn w:val="DefaultParagraphFont"/>
    <w:link w:val="Title"/>
    <w:uiPriority w:val="10"/>
    <w:rsid w:val="00863EDA"/>
    <w:rPr>
      <w:rFonts w:eastAsiaTheme="majorEastAsia" w:cstheme="minorHAnsi"/>
      <w:spacing w:val="-10"/>
      <w:kern w:val="28"/>
      <w:sz w:val="56"/>
      <w:szCs w:val="56"/>
      <w:u w:val="single"/>
    </w:rPr>
  </w:style>
  <w:style w:type="paragraph" w:styleId="ListParagraph">
    <w:name w:val="List Paragraph"/>
    <w:basedOn w:val="Normal"/>
    <w:uiPriority w:val="34"/>
    <w:qFormat/>
    <w:rsid w:val="00F06B76"/>
    <w:pPr>
      <w:ind w:left="720"/>
      <w:contextualSpacing/>
    </w:pPr>
  </w:style>
  <w:style w:type="paragraph" w:styleId="Header">
    <w:name w:val="header"/>
    <w:basedOn w:val="Normal"/>
    <w:link w:val="HeaderChar"/>
    <w:uiPriority w:val="99"/>
    <w:unhideWhenUsed/>
    <w:rsid w:val="00585DBB"/>
    <w:pPr>
      <w:tabs>
        <w:tab w:val="center" w:pos="4680"/>
        <w:tab w:val="right" w:pos="9360"/>
      </w:tabs>
    </w:pPr>
  </w:style>
  <w:style w:type="character" w:customStyle="1" w:styleId="HeaderChar">
    <w:name w:val="Header Char"/>
    <w:basedOn w:val="DefaultParagraphFont"/>
    <w:link w:val="Header"/>
    <w:uiPriority w:val="99"/>
    <w:rsid w:val="00585DBB"/>
  </w:style>
  <w:style w:type="paragraph" w:styleId="Footer">
    <w:name w:val="footer"/>
    <w:basedOn w:val="Normal"/>
    <w:link w:val="FooterChar"/>
    <w:uiPriority w:val="99"/>
    <w:unhideWhenUsed/>
    <w:rsid w:val="00585DBB"/>
    <w:pPr>
      <w:tabs>
        <w:tab w:val="center" w:pos="4680"/>
        <w:tab w:val="right" w:pos="9360"/>
      </w:tabs>
    </w:pPr>
  </w:style>
  <w:style w:type="character" w:customStyle="1" w:styleId="FooterChar">
    <w:name w:val="Footer Char"/>
    <w:basedOn w:val="DefaultParagraphFont"/>
    <w:link w:val="Footer"/>
    <w:uiPriority w:val="99"/>
    <w:rsid w:val="00585DBB"/>
  </w:style>
  <w:style w:type="character" w:styleId="Hyperlink">
    <w:name w:val="Hyperlink"/>
    <w:basedOn w:val="DefaultParagraphFont"/>
    <w:uiPriority w:val="99"/>
    <w:unhideWhenUsed/>
    <w:rsid w:val="008F417F"/>
    <w:rPr>
      <w:color w:val="0000FF"/>
      <w:u w:val="single"/>
    </w:rPr>
  </w:style>
  <w:style w:type="character" w:styleId="UnresolvedMention">
    <w:name w:val="Unresolved Mention"/>
    <w:basedOn w:val="DefaultParagraphFont"/>
    <w:uiPriority w:val="99"/>
    <w:semiHidden/>
    <w:unhideWhenUsed/>
    <w:rsid w:val="000D18E1"/>
    <w:rPr>
      <w:color w:val="605E5C"/>
      <w:shd w:val="clear" w:color="auto" w:fill="E1DFDD"/>
    </w:rPr>
  </w:style>
  <w:style w:type="character" w:customStyle="1" w:styleId="apple-converted-space">
    <w:name w:val="apple-converted-space"/>
    <w:basedOn w:val="DefaultParagraphFont"/>
    <w:rsid w:val="00A164BA"/>
  </w:style>
  <w:style w:type="character" w:styleId="FollowedHyperlink">
    <w:name w:val="FollowedHyperlink"/>
    <w:basedOn w:val="DefaultParagraphFont"/>
    <w:uiPriority w:val="99"/>
    <w:semiHidden/>
    <w:unhideWhenUsed/>
    <w:rsid w:val="00230DDF"/>
    <w:rPr>
      <w:color w:val="954F72" w:themeColor="followedHyperlink"/>
      <w:u w:val="single"/>
    </w:rPr>
  </w:style>
  <w:style w:type="character" w:styleId="CommentReference">
    <w:name w:val="annotation reference"/>
    <w:basedOn w:val="DefaultParagraphFont"/>
    <w:uiPriority w:val="99"/>
    <w:semiHidden/>
    <w:unhideWhenUsed/>
    <w:rsid w:val="005F1601"/>
    <w:rPr>
      <w:sz w:val="16"/>
      <w:szCs w:val="16"/>
    </w:rPr>
  </w:style>
  <w:style w:type="paragraph" w:styleId="CommentText">
    <w:name w:val="annotation text"/>
    <w:basedOn w:val="Normal"/>
    <w:link w:val="CommentTextChar"/>
    <w:uiPriority w:val="99"/>
    <w:semiHidden/>
    <w:unhideWhenUsed/>
    <w:rsid w:val="005F1601"/>
    <w:rPr>
      <w:sz w:val="20"/>
      <w:szCs w:val="20"/>
    </w:rPr>
  </w:style>
  <w:style w:type="character" w:customStyle="1" w:styleId="CommentTextChar">
    <w:name w:val="Comment Text Char"/>
    <w:basedOn w:val="DefaultParagraphFont"/>
    <w:link w:val="CommentText"/>
    <w:uiPriority w:val="99"/>
    <w:semiHidden/>
    <w:rsid w:val="005F1601"/>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F1601"/>
    <w:rPr>
      <w:b/>
      <w:bCs/>
    </w:rPr>
  </w:style>
  <w:style w:type="character" w:customStyle="1" w:styleId="CommentSubjectChar">
    <w:name w:val="Comment Subject Char"/>
    <w:basedOn w:val="CommentTextChar"/>
    <w:link w:val="CommentSubject"/>
    <w:uiPriority w:val="99"/>
    <w:semiHidden/>
    <w:rsid w:val="005F1601"/>
    <w:rPr>
      <w:rFonts w:eastAsia="Times New Roman" w:cs="Times New Roman"/>
      <w:b/>
      <w:bCs/>
      <w:sz w:val="20"/>
      <w:szCs w:val="20"/>
    </w:rPr>
  </w:style>
  <w:style w:type="paragraph" w:styleId="BalloonText">
    <w:name w:val="Balloon Text"/>
    <w:basedOn w:val="Normal"/>
    <w:link w:val="BalloonTextChar"/>
    <w:uiPriority w:val="99"/>
    <w:semiHidden/>
    <w:unhideWhenUsed/>
    <w:rsid w:val="005F1601"/>
    <w:rPr>
      <w:sz w:val="18"/>
      <w:szCs w:val="18"/>
    </w:rPr>
  </w:style>
  <w:style w:type="character" w:customStyle="1" w:styleId="BalloonTextChar">
    <w:name w:val="Balloon Text Char"/>
    <w:basedOn w:val="DefaultParagraphFont"/>
    <w:link w:val="BalloonText"/>
    <w:uiPriority w:val="99"/>
    <w:semiHidden/>
    <w:rsid w:val="005F1601"/>
    <w:rPr>
      <w:rFonts w:ascii="Times New Roman" w:eastAsia="Times New Roman" w:hAnsi="Times New Roman" w:cs="Times New Roman"/>
      <w:sz w:val="18"/>
      <w:szCs w:val="18"/>
    </w:rPr>
  </w:style>
  <w:style w:type="paragraph" w:styleId="NormalWeb">
    <w:name w:val="Normal (Web)"/>
    <w:basedOn w:val="Normal"/>
    <w:uiPriority w:val="99"/>
    <w:unhideWhenUsed/>
    <w:rsid w:val="00D94300"/>
    <w:pPr>
      <w:spacing w:before="100" w:beforeAutospacing="1" w:after="100" w:afterAutospacing="1"/>
    </w:pPr>
  </w:style>
  <w:style w:type="paragraph" w:styleId="NoSpacing">
    <w:name w:val="No Spacing"/>
    <w:uiPriority w:val="1"/>
    <w:qFormat/>
    <w:rsid w:val="004359E2"/>
    <w:rPr>
      <w:rFonts w:eastAsia="Times New Roman" w:cs="Times New Roman"/>
    </w:rPr>
  </w:style>
  <w:style w:type="character" w:customStyle="1" w:styleId="Heading1Char">
    <w:name w:val="Heading 1 Char"/>
    <w:basedOn w:val="DefaultParagraphFont"/>
    <w:link w:val="Heading1"/>
    <w:uiPriority w:val="9"/>
    <w:rsid w:val="00FA7059"/>
    <w:rPr>
      <w:rFonts w:asciiTheme="majorHAnsi" w:eastAsiaTheme="majorEastAsia" w:hAnsiTheme="majorHAnsi" w:cstheme="majorBidi"/>
      <w:b/>
      <w:color w:val="7030A0"/>
      <w:sz w:val="28"/>
      <w:szCs w:val="32"/>
    </w:rPr>
  </w:style>
  <w:style w:type="table" w:styleId="TableGrid">
    <w:name w:val="Table Grid"/>
    <w:basedOn w:val="TableNormal"/>
    <w:uiPriority w:val="39"/>
    <w:rsid w:val="00C668A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68EA"/>
    <w:pPr>
      <w:spacing w:before="480" w:line="276" w:lineRule="auto"/>
      <w:outlineLvl w:val="9"/>
    </w:pPr>
    <w:rPr>
      <w:bCs/>
      <w:color w:val="2F5496" w:themeColor="accent1" w:themeShade="BF"/>
      <w:szCs w:val="28"/>
    </w:rPr>
  </w:style>
  <w:style w:type="paragraph" w:styleId="TOC1">
    <w:name w:val="toc 1"/>
    <w:basedOn w:val="Normal"/>
    <w:next w:val="Normal"/>
    <w:autoRedefine/>
    <w:uiPriority w:val="39"/>
    <w:unhideWhenUsed/>
    <w:rsid w:val="001C4C20"/>
    <w:pPr>
      <w:tabs>
        <w:tab w:val="right" w:leader="dot" w:pos="10214"/>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7F68EA"/>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7F68EA"/>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F68EA"/>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F68EA"/>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F68EA"/>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F68EA"/>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F68EA"/>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F68EA"/>
    <w:pPr>
      <w:ind w:left="1920"/>
    </w:pPr>
    <w:rPr>
      <w:rFonts w:asciiTheme="minorHAnsi" w:hAnsiTheme="minorHAnsi" w:cstheme="minorHAnsi"/>
      <w:sz w:val="20"/>
      <w:szCs w:val="20"/>
    </w:rPr>
  </w:style>
  <w:style w:type="character" w:customStyle="1" w:styleId="Heading2Char">
    <w:name w:val="Heading 2 Char"/>
    <w:basedOn w:val="DefaultParagraphFont"/>
    <w:link w:val="Heading2"/>
    <w:uiPriority w:val="9"/>
    <w:rsid w:val="00EF5709"/>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EF5709"/>
    <w:rPr>
      <w:rFonts w:asciiTheme="majorHAnsi" w:eastAsiaTheme="majorEastAsia" w:hAnsiTheme="majorHAnsi" w:cstheme="majorBidi"/>
      <w:b/>
      <w:color w:val="7030A0"/>
    </w:rPr>
  </w:style>
  <w:style w:type="table" w:styleId="GridTable1Light-Accent1">
    <w:name w:val="Grid Table 1 Light Accent 1"/>
    <w:basedOn w:val="TableNormal"/>
    <w:uiPriority w:val="46"/>
    <w:rsid w:val="0050392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57F3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B57F31"/>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TMLSample">
    <w:name w:val="HTML Sample"/>
    <w:basedOn w:val="DefaultParagraphFont"/>
    <w:uiPriority w:val="99"/>
    <w:semiHidden/>
    <w:unhideWhenUsed/>
    <w:rsid w:val="00744AB5"/>
    <w:rPr>
      <w:rFonts w:ascii="Courier New" w:eastAsia="Times New Roman" w:hAnsi="Courier New" w:cs="Courier New"/>
    </w:rPr>
  </w:style>
  <w:style w:type="numbering" w:customStyle="1" w:styleId="CurrentList1">
    <w:name w:val="Current List1"/>
    <w:uiPriority w:val="99"/>
    <w:rsid w:val="00056564"/>
    <w:pPr>
      <w:numPr>
        <w:numId w:val="1"/>
      </w:numPr>
    </w:pPr>
  </w:style>
  <w:style w:type="paragraph" w:styleId="HTMLPreformatted">
    <w:name w:val="HTML Preformatted"/>
    <w:basedOn w:val="Normal"/>
    <w:link w:val="HTMLPreformattedChar"/>
    <w:uiPriority w:val="99"/>
    <w:unhideWhenUsed/>
    <w:rsid w:val="004408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408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4083C"/>
    <w:rPr>
      <w:rFonts w:ascii="Courier New" w:eastAsia="Times New Roman" w:hAnsi="Courier New" w:cs="Courier New"/>
      <w:sz w:val="20"/>
      <w:szCs w:val="20"/>
    </w:rPr>
  </w:style>
  <w:style w:type="character" w:customStyle="1" w:styleId="hljs-attr">
    <w:name w:val="hljs-attr"/>
    <w:basedOn w:val="DefaultParagraphFont"/>
    <w:rsid w:val="0044083C"/>
  </w:style>
  <w:style w:type="character" w:customStyle="1" w:styleId="Heading4Char">
    <w:name w:val="Heading 4 Char"/>
    <w:basedOn w:val="DefaultParagraphFont"/>
    <w:link w:val="Heading4"/>
    <w:uiPriority w:val="9"/>
    <w:rsid w:val="00457F5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57F57"/>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EE0439"/>
    <w:rPr>
      <w:b/>
      <w:bCs/>
    </w:rPr>
  </w:style>
  <w:style w:type="paragraph" w:styleId="Revision">
    <w:name w:val="Revision"/>
    <w:hidden/>
    <w:uiPriority w:val="99"/>
    <w:semiHidden/>
    <w:rsid w:val="00CD5C2E"/>
    <w:rPr>
      <w:rFonts w:ascii="Times New Roman" w:eastAsia="Times New Roman" w:hAnsi="Times New Roman" w:cs="Times New Roman"/>
    </w:rPr>
  </w:style>
  <w:style w:type="numbering" w:customStyle="1" w:styleId="CurrentList2">
    <w:name w:val="Current List2"/>
    <w:uiPriority w:val="99"/>
    <w:rsid w:val="003D7756"/>
    <w:pPr>
      <w:numPr>
        <w:numId w:val="11"/>
      </w:numPr>
    </w:pPr>
  </w:style>
  <w:style w:type="numbering" w:customStyle="1" w:styleId="CurrentList3">
    <w:name w:val="Current List3"/>
    <w:uiPriority w:val="99"/>
    <w:rsid w:val="003D7756"/>
    <w:pPr>
      <w:numPr>
        <w:numId w:val="12"/>
      </w:numPr>
    </w:pPr>
  </w:style>
  <w:style w:type="numbering" w:customStyle="1" w:styleId="CurrentList4">
    <w:name w:val="Current List4"/>
    <w:uiPriority w:val="99"/>
    <w:rsid w:val="003D7756"/>
    <w:pPr>
      <w:numPr>
        <w:numId w:val="13"/>
      </w:numPr>
    </w:pPr>
  </w:style>
  <w:style w:type="numbering" w:customStyle="1" w:styleId="CurrentList5">
    <w:name w:val="Current List5"/>
    <w:uiPriority w:val="99"/>
    <w:rsid w:val="003D7756"/>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202">
      <w:bodyDiv w:val="1"/>
      <w:marLeft w:val="0"/>
      <w:marRight w:val="0"/>
      <w:marTop w:val="0"/>
      <w:marBottom w:val="0"/>
      <w:divBdr>
        <w:top w:val="none" w:sz="0" w:space="0" w:color="auto"/>
        <w:left w:val="none" w:sz="0" w:space="0" w:color="auto"/>
        <w:bottom w:val="none" w:sz="0" w:space="0" w:color="auto"/>
        <w:right w:val="none" w:sz="0" w:space="0" w:color="auto"/>
      </w:divBdr>
    </w:div>
    <w:div w:id="17243410">
      <w:bodyDiv w:val="1"/>
      <w:marLeft w:val="0"/>
      <w:marRight w:val="0"/>
      <w:marTop w:val="0"/>
      <w:marBottom w:val="0"/>
      <w:divBdr>
        <w:top w:val="none" w:sz="0" w:space="0" w:color="auto"/>
        <w:left w:val="none" w:sz="0" w:space="0" w:color="auto"/>
        <w:bottom w:val="none" w:sz="0" w:space="0" w:color="auto"/>
        <w:right w:val="none" w:sz="0" w:space="0" w:color="auto"/>
      </w:divBdr>
      <w:divsChild>
        <w:div w:id="1914856638">
          <w:marLeft w:val="0"/>
          <w:marRight w:val="0"/>
          <w:marTop w:val="0"/>
          <w:marBottom w:val="0"/>
          <w:divBdr>
            <w:top w:val="none" w:sz="0" w:space="0" w:color="auto"/>
            <w:left w:val="none" w:sz="0" w:space="0" w:color="auto"/>
            <w:bottom w:val="none" w:sz="0" w:space="0" w:color="auto"/>
            <w:right w:val="none" w:sz="0" w:space="0" w:color="auto"/>
          </w:divBdr>
          <w:divsChild>
            <w:div w:id="153330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7076">
      <w:bodyDiv w:val="1"/>
      <w:marLeft w:val="0"/>
      <w:marRight w:val="0"/>
      <w:marTop w:val="0"/>
      <w:marBottom w:val="0"/>
      <w:divBdr>
        <w:top w:val="none" w:sz="0" w:space="0" w:color="auto"/>
        <w:left w:val="none" w:sz="0" w:space="0" w:color="auto"/>
        <w:bottom w:val="none" w:sz="0" w:space="0" w:color="auto"/>
        <w:right w:val="none" w:sz="0" w:space="0" w:color="auto"/>
      </w:divBdr>
    </w:div>
    <w:div w:id="49766187">
      <w:bodyDiv w:val="1"/>
      <w:marLeft w:val="0"/>
      <w:marRight w:val="0"/>
      <w:marTop w:val="0"/>
      <w:marBottom w:val="0"/>
      <w:divBdr>
        <w:top w:val="none" w:sz="0" w:space="0" w:color="auto"/>
        <w:left w:val="none" w:sz="0" w:space="0" w:color="auto"/>
        <w:bottom w:val="none" w:sz="0" w:space="0" w:color="auto"/>
        <w:right w:val="none" w:sz="0" w:space="0" w:color="auto"/>
      </w:divBdr>
    </w:div>
    <w:div w:id="58135387">
      <w:bodyDiv w:val="1"/>
      <w:marLeft w:val="0"/>
      <w:marRight w:val="0"/>
      <w:marTop w:val="0"/>
      <w:marBottom w:val="0"/>
      <w:divBdr>
        <w:top w:val="none" w:sz="0" w:space="0" w:color="auto"/>
        <w:left w:val="none" w:sz="0" w:space="0" w:color="auto"/>
        <w:bottom w:val="none" w:sz="0" w:space="0" w:color="auto"/>
        <w:right w:val="none" w:sz="0" w:space="0" w:color="auto"/>
      </w:divBdr>
      <w:divsChild>
        <w:div w:id="37247656">
          <w:marLeft w:val="0"/>
          <w:marRight w:val="0"/>
          <w:marTop w:val="0"/>
          <w:marBottom w:val="0"/>
          <w:divBdr>
            <w:top w:val="none" w:sz="0" w:space="0" w:color="auto"/>
            <w:left w:val="none" w:sz="0" w:space="0" w:color="auto"/>
            <w:bottom w:val="none" w:sz="0" w:space="0" w:color="auto"/>
            <w:right w:val="none" w:sz="0" w:space="0" w:color="auto"/>
          </w:divBdr>
        </w:div>
        <w:div w:id="40516822">
          <w:marLeft w:val="0"/>
          <w:marRight w:val="0"/>
          <w:marTop w:val="0"/>
          <w:marBottom w:val="0"/>
          <w:divBdr>
            <w:top w:val="none" w:sz="0" w:space="0" w:color="auto"/>
            <w:left w:val="none" w:sz="0" w:space="0" w:color="auto"/>
            <w:bottom w:val="none" w:sz="0" w:space="0" w:color="auto"/>
            <w:right w:val="none" w:sz="0" w:space="0" w:color="auto"/>
          </w:divBdr>
        </w:div>
        <w:div w:id="493843800">
          <w:marLeft w:val="0"/>
          <w:marRight w:val="0"/>
          <w:marTop w:val="0"/>
          <w:marBottom w:val="0"/>
          <w:divBdr>
            <w:top w:val="none" w:sz="0" w:space="0" w:color="auto"/>
            <w:left w:val="none" w:sz="0" w:space="0" w:color="auto"/>
            <w:bottom w:val="none" w:sz="0" w:space="0" w:color="auto"/>
            <w:right w:val="none" w:sz="0" w:space="0" w:color="auto"/>
          </w:divBdr>
        </w:div>
        <w:div w:id="657075768">
          <w:marLeft w:val="0"/>
          <w:marRight w:val="0"/>
          <w:marTop w:val="0"/>
          <w:marBottom w:val="0"/>
          <w:divBdr>
            <w:top w:val="none" w:sz="0" w:space="0" w:color="auto"/>
            <w:left w:val="none" w:sz="0" w:space="0" w:color="auto"/>
            <w:bottom w:val="none" w:sz="0" w:space="0" w:color="auto"/>
            <w:right w:val="none" w:sz="0" w:space="0" w:color="auto"/>
          </w:divBdr>
          <w:divsChild>
            <w:div w:id="2063020113">
              <w:marLeft w:val="0"/>
              <w:marRight w:val="0"/>
              <w:marTop w:val="0"/>
              <w:marBottom w:val="0"/>
              <w:divBdr>
                <w:top w:val="none" w:sz="0" w:space="0" w:color="auto"/>
                <w:left w:val="none" w:sz="0" w:space="0" w:color="auto"/>
                <w:bottom w:val="none" w:sz="0" w:space="0" w:color="auto"/>
                <w:right w:val="none" w:sz="0" w:space="0" w:color="auto"/>
              </w:divBdr>
            </w:div>
          </w:divsChild>
        </w:div>
        <w:div w:id="788088955">
          <w:marLeft w:val="0"/>
          <w:marRight w:val="0"/>
          <w:marTop w:val="0"/>
          <w:marBottom w:val="0"/>
          <w:divBdr>
            <w:top w:val="none" w:sz="0" w:space="0" w:color="auto"/>
            <w:left w:val="none" w:sz="0" w:space="0" w:color="auto"/>
            <w:bottom w:val="none" w:sz="0" w:space="0" w:color="auto"/>
            <w:right w:val="none" w:sz="0" w:space="0" w:color="auto"/>
          </w:divBdr>
        </w:div>
        <w:div w:id="1075975530">
          <w:marLeft w:val="0"/>
          <w:marRight w:val="0"/>
          <w:marTop w:val="0"/>
          <w:marBottom w:val="0"/>
          <w:divBdr>
            <w:top w:val="none" w:sz="0" w:space="0" w:color="auto"/>
            <w:left w:val="none" w:sz="0" w:space="0" w:color="auto"/>
            <w:bottom w:val="none" w:sz="0" w:space="0" w:color="auto"/>
            <w:right w:val="none" w:sz="0" w:space="0" w:color="auto"/>
          </w:divBdr>
          <w:divsChild>
            <w:div w:id="334846363">
              <w:marLeft w:val="360"/>
              <w:marRight w:val="0"/>
              <w:marTop w:val="0"/>
              <w:marBottom w:val="0"/>
              <w:divBdr>
                <w:top w:val="none" w:sz="0" w:space="0" w:color="auto"/>
                <w:left w:val="none" w:sz="0" w:space="0" w:color="auto"/>
                <w:bottom w:val="none" w:sz="0" w:space="0" w:color="auto"/>
                <w:right w:val="none" w:sz="0" w:space="0" w:color="auto"/>
              </w:divBdr>
            </w:div>
            <w:div w:id="788016500">
              <w:marLeft w:val="360"/>
              <w:marRight w:val="0"/>
              <w:marTop w:val="0"/>
              <w:marBottom w:val="0"/>
              <w:divBdr>
                <w:top w:val="none" w:sz="0" w:space="0" w:color="auto"/>
                <w:left w:val="none" w:sz="0" w:space="0" w:color="auto"/>
                <w:bottom w:val="none" w:sz="0" w:space="0" w:color="auto"/>
                <w:right w:val="none" w:sz="0" w:space="0" w:color="auto"/>
              </w:divBdr>
            </w:div>
          </w:divsChild>
        </w:div>
        <w:div w:id="1251618630">
          <w:marLeft w:val="0"/>
          <w:marRight w:val="0"/>
          <w:marTop w:val="0"/>
          <w:marBottom w:val="0"/>
          <w:divBdr>
            <w:top w:val="none" w:sz="0" w:space="0" w:color="auto"/>
            <w:left w:val="none" w:sz="0" w:space="0" w:color="auto"/>
            <w:bottom w:val="none" w:sz="0" w:space="0" w:color="auto"/>
            <w:right w:val="none" w:sz="0" w:space="0" w:color="auto"/>
          </w:divBdr>
        </w:div>
        <w:div w:id="1444151306">
          <w:marLeft w:val="0"/>
          <w:marRight w:val="0"/>
          <w:marTop w:val="0"/>
          <w:marBottom w:val="0"/>
          <w:divBdr>
            <w:top w:val="none" w:sz="0" w:space="0" w:color="auto"/>
            <w:left w:val="none" w:sz="0" w:space="0" w:color="auto"/>
            <w:bottom w:val="none" w:sz="0" w:space="0" w:color="auto"/>
            <w:right w:val="none" w:sz="0" w:space="0" w:color="auto"/>
          </w:divBdr>
          <w:divsChild>
            <w:div w:id="898708786">
              <w:marLeft w:val="360"/>
              <w:marRight w:val="0"/>
              <w:marTop w:val="0"/>
              <w:marBottom w:val="0"/>
              <w:divBdr>
                <w:top w:val="none" w:sz="0" w:space="0" w:color="auto"/>
                <w:left w:val="none" w:sz="0" w:space="0" w:color="auto"/>
                <w:bottom w:val="none" w:sz="0" w:space="0" w:color="auto"/>
                <w:right w:val="none" w:sz="0" w:space="0" w:color="auto"/>
              </w:divBdr>
            </w:div>
            <w:div w:id="959645848">
              <w:marLeft w:val="360"/>
              <w:marRight w:val="0"/>
              <w:marTop w:val="0"/>
              <w:marBottom w:val="0"/>
              <w:divBdr>
                <w:top w:val="none" w:sz="0" w:space="0" w:color="auto"/>
                <w:left w:val="none" w:sz="0" w:space="0" w:color="auto"/>
                <w:bottom w:val="none" w:sz="0" w:space="0" w:color="auto"/>
                <w:right w:val="none" w:sz="0" w:space="0" w:color="auto"/>
              </w:divBdr>
            </w:div>
          </w:divsChild>
        </w:div>
        <w:div w:id="1600327870">
          <w:marLeft w:val="0"/>
          <w:marRight w:val="0"/>
          <w:marTop w:val="0"/>
          <w:marBottom w:val="0"/>
          <w:divBdr>
            <w:top w:val="none" w:sz="0" w:space="0" w:color="auto"/>
            <w:left w:val="none" w:sz="0" w:space="0" w:color="auto"/>
            <w:bottom w:val="none" w:sz="0" w:space="0" w:color="auto"/>
            <w:right w:val="none" w:sz="0" w:space="0" w:color="auto"/>
          </w:divBdr>
        </w:div>
        <w:div w:id="1608389870">
          <w:marLeft w:val="0"/>
          <w:marRight w:val="0"/>
          <w:marTop w:val="0"/>
          <w:marBottom w:val="0"/>
          <w:divBdr>
            <w:top w:val="none" w:sz="0" w:space="0" w:color="auto"/>
            <w:left w:val="none" w:sz="0" w:space="0" w:color="auto"/>
            <w:bottom w:val="none" w:sz="0" w:space="0" w:color="auto"/>
            <w:right w:val="none" w:sz="0" w:space="0" w:color="auto"/>
          </w:divBdr>
          <w:divsChild>
            <w:div w:id="323507495">
              <w:marLeft w:val="360"/>
              <w:marRight w:val="0"/>
              <w:marTop w:val="0"/>
              <w:marBottom w:val="0"/>
              <w:divBdr>
                <w:top w:val="none" w:sz="0" w:space="0" w:color="auto"/>
                <w:left w:val="none" w:sz="0" w:space="0" w:color="auto"/>
                <w:bottom w:val="none" w:sz="0" w:space="0" w:color="auto"/>
                <w:right w:val="none" w:sz="0" w:space="0" w:color="auto"/>
              </w:divBdr>
            </w:div>
            <w:div w:id="1929149306">
              <w:marLeft w:val="360"/>
              <w:marRight w:val="0"/>
              <w:marTop w:val="0"/>
              <w:marBottom w:val="0"/>
              <w:divBdr>
                <w:top w:val="none" w:sz="0" w:space="0" w:color="auto"/>
                <w:left w:val="none" w:sz="0" w:space="0" w:color="auto"/>
                <w:bottom w:val="none" w:sz="0" w:space="0" w:color="auto"/>
                <w:right w:val="none" w:sz="0" w:space="0" w:color="auto"/>
              </w:divBdr>
            </w:div>
            <w:div w:id="2131590129">
              <w:marLeft w:val="360"/>
              <w:marRight w:val="0"/>
              <w:marTop w:val="0"/>
              <w:marBottom w:val="0"/>
              <w:divBdr>
                <w:top w:val="none" w:sz="0" w:space="0" w:color="auto"/>
                <w:left w:val="none" w:sz="0" w:space="0" w:color="auto"/>
                <w:bottom w:val="none" w:sz="0" w:space="0" w:color="auto"/>
                <w:right w:val="none" w:sz="0" w:space="0" w:color="auto"/>
              </w:divBdr>
            </w:div>
          </w:divsChild>
        </w:div>
        <w:div w:id="1762019300">
          <w:marLeft w:val="0"/>
          <w:marRight w:val="0"/>
          <w:marTop w:val="0"/>
          <w:marBottom w:val="0"/>
          <w:divBdr>
            <w:top w:val="none" w:sz="0" w:space="0" w:color="auto"/>
            <w:left w:val="none" w:sz="0" w:space="0" w:color="auto"/>
            <w:bottom w:val="none" w:sz="0" w:space="0" w:color="auto"/>
            <w:right w:val="none" w:sz="0" w:space="0" w:color="auto"/>
          </w:divBdr>
          <w:divsChild>
            <w:div w:id="48192649">
              <w:marLeft w:val="360"/>
              <w:marRight w:val="0"/>
              <w:marTop w:val="0"/>
              <w:marBottom w:val="0"/>
              <w:divBdr>
                <w:top w:val="none" w:sz="0" w:space="0" w:color="auto"/>
                <w:left w:val="none" w:sz="0" w:space="0" w:color="auto"/>
                <w:bottom w:val="none" w:sz="0" w:space="0" w:color="auto"/>
                <w:right w:val="none" w:sz="0" w:space="0" w:color="auto"/>
              </w:divBdr>
            </w:div>
            <w:div w:id="529612120">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 w:id="60106343">
      <w:bodyDiv w:val="1"/>
      <w:marLeft w:val="0"/>
      <w:marRight w:val="0"/>
      <w:marTop w:val="0"/>
      <w:marBottom w:val="0"/>
      <w:divBdr>
        <w:top w:val="none" w:sz="0" w:space="0" w:color="auto"/>
        <w:left w:val="none" w:sz="0" w:space="0" w:color="auto"/>
        <w:bottom w:val="none" w:sz="0" w:space="0" w:color="auto"/>
        <w:right w:val="none" w:sz="0" w:space="0" w:color="auto"/>
      </w:divBdr>
      <w:divsChild>
        <w:div w:id="924534814">
          <w:marLeft w:val="360"/>
          <w:marRight w:val="0"/>
          <w:marTop w:val="0"/>
          <w:marBottom w:val="0"/>
          <w:divBdr>
            <w:top w:val="none" w:sz="0" w:space="0" w:color="auto"/>
            <w:left w:val="none" w:sz="0" w:space="0" w:color="auto"/>
            <w:bottom w:val="none" w:sz="0" w:space="0" w:color="auto"/>
            <w:right w:val="none" w:sz="0" w:space="0" w:color="auto"/>
          </w:divBdr>
        </w:div>
        <w:div w:id="998457085">
          <w:marLeft w:val="360"/>
          <w:marRight w:val="0"/>
          <w:marTop w:val="0"/>
          <w:marBottom w:val="0"/>
          <w:divBdr>
            <w:top w:val="none" w:sz="0" w:space="0" w:color="auto"/>
            <w:left w:val="none" w:sz="0" w:space="0" w:color="auto"/>
            <w:bottom w:val="none" w:sz="0" w:space="0" w:color="auto"/>
            <w:right w:val="none" w:sz="0" w:space="0" w:color="auto"/>
          </w:divBdr>
        </w:div>
      </w:divsChild>
    </w:div>
    <w:div w:id="102195261">
      <w:bodyDiv w:val="1"/>
      <w:marLeft w:val="0"/>
      <w:marRight w:val="0"/>
      <w:marTop w:val="0"/>
      <w:marBottom w:val="0"/>
      <w:divBdr>
        <w:top w:val="none" w:sz="0" w:space="0" w:color="auto"/>
        <w:left w:val="none" w:sz="0" w:space="0" w:color="auto"/>
        <w:bottom w:val="none" w:sz="0" w:space="0" w:color="auto"/>
        <w:right w:val="none" w:sz="0" w:space="0" w:color="auto"/>
      </w:divBdr>
    </w:div>
    <w:div w:id="109401151">
      <w:bodyDiv w:val="1"/>
      <w:marLeft w:val="0"/>
      <w:marRight w:val="0"/>
      <w:marTop w:val="0"/>
      <w:marBottom w:val="0"/>
      <w:divBdr>
        <w:top w:val="none" w:sz="0" w:space="0" w:color="auto"/>
        <w:left w:val="none" w:sz="0" w:space="0" w:color="auto"/>
        <w:bottom w:val="none" w:sz="0" w:space="0" w:color="auto"/>
        <w:right w:val="none" w:sz="0" w:space="0" w:color="auto"/>
      </w:divBdr>
      <w:divsChild>
        <w:div w:id="1741713386">
          <w:marLeft w:val="0"/>
          <w:marRight w:val="0"/>
          <w:marTop w:val="0"/>
          <w:marBottom w:val="0"/>
          <w:divBdr>
            <w:top w:val="none" w:sz="0" w:space="0" w:color="auto"/>
            <w:left w:val="none" w:sz="0" w:space="0" w:color="auto"/>
            <w:bottom w:val="none" w:sz="0" w:space="0" w:color="auto"/>
            <w:right w:val="none" w:sz="0" w:space="0" w:color="auto"/>
          </w:divBdr>
          <w:divsChild>
            <w:div w:id="1958175016">
              <w:marLeft w:val="0"/>
              <w:marRight w:val="0"/>
              <w:marTop w:val="0"/>
              <w:marBottom w:val="0"/>
              <w:divBdr>
                <w:top w:val="none" w:sz="0" w:space="0" w:color="auto"/>
                <w:left w:val="none" w:sz="0" w:space="0" w:color="auto"/>
                <w:bottom w:val="none" w:sz="0" w:space="0" w:color="auto"/>
                <w:right w:val="none" w:sz="0" w:space="0" w:color="auto"/>
              </w:divBdr>
              <w:divsChild>
                <w:div w:id="144160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95867">
      <w:bodyDiv w:val="1"/>
      <w:marLeft w:val="0"/>
      <w:marRight w:val="0"/>
      <w:marTop w:val="0"/>
      <w:marBottom w:val="0"/>
      <w:divBdr>
        <w:top w:val="none" w:sz="0" w:space="0" w:color="auto"/>
        <w:left w:val="none" w:sz="0" w:space="0" w:color="auto"/>
        <w:bottom w:val="none" w:sz="0" w:space="0" w:color="auto"/>
        <w:right w:val="none" w:sz="0" w:space="0" w:color="auto"/>
      </w:divBdr>
    </w:div>
    <w:div w:id="123696143">
      <w:bodyDiv w:val="1"/>
      <w:marLeft w:val="0"/>
      <w:marRight w:val="0"/>
      <w:marTop w:val="0"/>
      <w:marBottom w:val="0"/>
      <w:divBdr>
        <w:top w:val="none" w:sz="0" w:space="0" w:color="auto"/>
        <w:left w:val="none" w:sz="0" w:space="0" w:color="auto"/>
        <w:bottom w:val="none" w:sz="0" w:space="0" w:color="auto"/>
        <w:right w:val="none" w:sz="0" w:space="0" w:color="auto"/>
      </w:divBdr>
    </w:div>
    <w:div w:id="131026366">
      <w:bodyDiv w:val="1"/>
      <w:marLeft w:val="0"/>
      <w:marRight w:val="0"/>
      <w:marTop w:val="0"/>
      <w:marBottom w:val="0"/>
      <w:divBdr>
        <w:top w:val="none" w:sz="0" w:space="0" w:color="auto"/>
        <w:left w:val="none" w:sz="0" w:space="0" w:color="auto"/>
        <w:bottom w:val="none" w:sz="0" w:space="0" w:color="auto"/>
        <w:right w:val="none" w:sz="0" w:space="0" w:color="auto"/>
      </w:divBdr>
    </w:div>
    <w:div w:id="135804033">
      <w:bodyDiv w:val="1"/>
      <w:marLeft w:val="0"/>
      <w:marRight w:val="0"/>
      <w:marTop w:val="0"/>
      <w:marBottom w:val="0"/>
      <w:divBdr>
        <w:top w:val="none" w:sz="0" w:space="0" w:color="auto"/>
        <w:left w:val="none" w:sz="0" w:space="0" w:color="auto"/>
        <w:bottom w:val="none" w:sz="0" w:space="0" w:color="auto"/>
        <w:right w:val="none" w:sz="0" w:space="0" w:color="auto"/>
      </w:divBdr>
    </w:div>
    <w:div w:id="153188707">
      <w:bodyDiv w:val="1"/>
      <w:marLeft w:val="0"/>
      <w:marRight w:val="0"/>
      <w:marTop w:val="0"/>
      <w:marBottom w:val="0"/>
      <w:divBdr>
        <w:top w:val="none" w:sz="0" w:space="0" w:color="auto"/>
        <w:left w:val="none" w:sz="0" w:space="0" w:color="auto"/>
        <w:bottom w:val="none" w:sz="0" w:space="0" w:color="auto"/>
        <w:right w:val="none" w:sz="0" w:space="0" w:color="auto"/>
      </w:divBdr>
      <w:divsChild>
        <w:div w:id="609095718">
          <w:marLeft w:val="547"/>
          <w:marRight w:val="0"/>
          <w:marTop w:val="200"/>
          <w:marBottom w:val="0"/>
          <w:divBdr>
            <w:top w:val="none" w:sz="0" w:space="0" w:color="auto"/>
            <w:left w:val="none" w:sz="0" w:space="0" w:color="auto"/>
            <w:bottom w:val="none" w:sz="0" w:space="0" w:color="auto"/>
            <w:right w:val="none" w:sz="0" w:space="0" w:color="auto"/>
          </w:divBdr>
        </w:div>
      </w:divsChild>
    </w:div>
    <w:div w:id="155389681">
      <w:bodyDiv w:val="1"/>
      <w:marLeft w:val="0"/>
      <w:marRight w:val="0"/>
      <w:marTop w:val="0"/>
      <w:marBottom w:val="0"/>
      <w:divBdr>
        <w:top w:val="none" w:sz="0" w:space="0" w:color="auto"/>
        <w:left w:val="none" w:sz="0" w:space="0" w:color="auto"/>
        <w:bottom w:val="none" w:sz="0" w:space="0" w:color="auto"/>
        <w:right w:val="none" w:sz="0" w:space="0" w:color="auto"/>
      </w:divBdr>
      <w:divsChild>
        <w:div w:id="438837882">
          <w:marLeft w:val="360"/>
          <w:marRight w:val="0"/>
          <w:marTop w:val="200"/>
          <w:marBottom w:val="100"/>
          <w:divBdr>
            <w:top w:val="none" w:sz="0" w:space="0" w:color="auto"/>
            <w:left w:val="none" w:sz="0" w:space="0" w:color="auto"/>
            <w:bottom w:val="none" w:sz="0" w:space="0" w:color="auto"/>
            <w:right w:val="none" w:sz="0" w:space="0" w:color="auto"/>
          </w:divBdr>
        </w:div>
        <w:div w:id="545415041">
          <w:marLeft w:val="360"/>
          <w:marRight w:val="0"/>
          <w:marTop w:val="200"/>
          <w:marBottom w:val="100"/>
          <w:divBdr>
            <w:top w:val="none" w:sz="0" w:space="0" w:color="auto"/>
            <w:left w:val="none" w:sz="0" w:space="0" w:color="auto"/>
            <w:bottom w:val="none" w:sz="0" w:space="0" w:color="auto"/>
            <w:right w:val="none" w:sz="0" w:space="0" w:color="auto"/>
          </w:divBdr>
        </w:div>
      </w:divsChild>
    </w:div>
    <w:div w:id="155418165">
      <w:bodyDiv w:val="1"/>
      <w:marLeft w:val="0"/>
      <w:marRight w:val="0"/>
      <w:marTop w:val="0"/>
      <w:marBottom w:val="0"/>
      <w:divBdr>
        <w:top w:val="none" w:sz="0" w:space="0" w:color="auto"/>
        <w:left w:val="none" w:sz="0" w:space="0" w:color="auto"/>
        <w:bottom w:val="none" w:sz="0" w:space="0" w:color="auto"/>
        <w:right w:val="none" w:sz="0" w:space="0" w:color="auto"/>
      </w:divBdr>
    </w:div>
    <w:div w:id="156658462">
      <w:bodyDiv w:val="1"/>
      <w:marLeft w:val="0"/>
      <w:marRight w:val="0"/>
      <w:marTop w:val="0"/>
      <w:marBottom w:val="0"/>
      <w:divBdr>
        <w:top w:val="none" w:sz="0" w:space="0" w:color="auto"/>
        <w:left w:val="none" w:sz="0" w:space="0" w:color="auto"/>
        <w:bottom w:val="none" w:sz="0" w:space="0" w:color="auto"/>
        <w:right w:val="none" w:sz="0" w:space="0" w:color="auto"/>
      </w:divBdr>
    </w:div>
    <w:div w:id="169681833">
      <w:bodyDiv w:val="1"/>
      <w:marLeft w:val="0"/>
      <w:marRight w:val="0"/>
      <w:marTop w:val="0"/>
      <w:marBottom w:val="0"/>
      <w:divBdr>
        <w:top w:val="none" w:sz="0" w:space="0" w:color="auto"/>
        <w:left w:val="none" w:sz="0" w:space="0" w:color="auto"/>
        <w:bottom w:val="none" w:sz="0" w:space="0" w:color="auto"/>
        <w:right w:val="none" w:sz="0" w:space="0" w:color="auto"/>
      </w:divBdr>
    </w:div>
    <w:div w:id="210266236">
      <w:bodyDiv w:val="1"/>
      <w:marLeft w:val="0"/>
      <w:marRight w:val="0"/>
      <w:marTop w:val="0"/>
      <w:marBottom w:val="0"/>
      <w:divBdr>
        <w:top w:val="none" w:sz="0" w:space="0" w:color="auto"/>
        <w:left w:val="none" w:sz="0" w:space="0" w:color="auto"/>
        <w:bottom w:val="none" w:sz="0" w:space="0" w:color="auto"/>
        <w:right w:val="none" w:sz="0" w:space="0" w:color="auto"/>
      </w:divBdr>
    </w:div>
    <w:div w:id="236332232">
      <w:bodyDiv w:val="1"/>
      <w:marLeft w:val="0"/>
      <w:marRight w:val="0"/>
      <w:marTop w:val="0"/>
      <w:marBottom w:val="0"/>
      <w:divBdr>
        <w:top w:val="none" w:sz="0" w:space="0" w:color="auto"/>
        <w:left w:val="none" w:sz="0" w:space="0" w:color="auto"/>
        <w:bottom w:val="none" w:sz="0" w:space="0" w:color="auto"/>
        <w:right w:val="none" w:sz="0" w:space="0" w:color="auto"/>
      </w:divBdr>
    </w:div>
    <w:div w:id="238633561">
      <w:bodyDiv w:val="1"/>
      <w:marLeft w:val="0"/>
      <w:marRight w:val="0"/>
      <w:marTop w:val="0"/>
      <w:marBottom w:val="0"/>
      <w:divBdr>
        <w:top w:val="none" w:sz="0" w:space="0" w:color="auto"/>
        <w:left w:val="none" w:sz="0" w:space="0" w:color="auto"/>
        <w:bottom w:val="none" w:sz="0" w:space="0" w:color="auto"/>
        <w:right w:val="none" w:sz="0" w:space="0" w:color="auto"/>
      </w:divBdr>
      <w:divsChild>
        <w:div w:id="766540208">
          <w:marLeft w:val="0"/>
          <w:marRight w:val="0"/>
          <w:marTop w:val="0"/>
          <w:marBottom w:val="0"/>
          <w:divBdr>
            <w:top w:val="none" w:sz="0" w:space="0" w:color="auto"/>
            <w:left w:val="none" w:sz="0" w:space="0" w:color="auto"/>
            <w:bottom w:val="none" w:sz="0" w:space="0" w:color="auto"/>
            <w:right w:val="none" w:sz="0" w:space="0" w:color="auto"/>
          </w:divBdr>
          <w:divsChild>
            <w:div w:id="3821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393935">
      <w:bodyDiv w:val="1"/>
      <w:marLeft w:val="0"/>
      <w:marRight w:val="0"/>
      <w:marTop w:val="0"/>
      <w:marBottom w:val="0"/>
      <w:divBdr>
        <w:top w:val="none" w:sz="0" w:space="0" w:color="auto"/>
        <w:left w:val="none" w:sz="0" w:space="0" w:color="auto"/>
        <w:bottom w:val="none" w:sz="0" w:space="0" w:color="auto"/>
        <w:right w:val="none" w:sz="0" w:space="0" w:color="auto"/>
      </w:divBdr>
      <w:divsChild>
        <w:div w:id="1194416008">
          <w:marLeft w:val="0"/>
          <w:marRight w:val="0"/>
          <w:marTop w:val="0"/>
          <w:marBottom w:val="0"/>
          <w:divBdr>
            <w:top w:val="none" w:sz="0" w:space="0" w:color="auto"/>
            <w:left w:val="none" w:sz="0" w:space="0" w:color="auto"/>
            <w:bottom w:val="none" w:sz="0" w:space="0" w:color="auto"/>
            <w:right w:val="none" w:sz="0" w:space="0" w:color="auto"/>
          </w:divBdr>
          <w:divsChild>
            <w:div w:id="4754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741725">
      <w:bodyDiv w:val="1"/>
      <w:marLeft w:val="0"/>
      <w:marRight w:val="0"/>
      <w:marTop w:val="0"/>
      <w:marBottom w:val="0"/>
      <w:divBdr>
        <w:top w:val="none" w:sz="0" w:space="0" w:color="auto"/>
        <w:left w:val="none" w:sz="0" w:space="0" w:color="auto"/>
        <w:bottom w:val="none" w:sz="0" w:space="0" w:color="auto"/>
        <w:right w:val="none" w:sz="0" w:space="0" w:color="auto"/>
      </w:divBdr>
    </w:div>
    <w:div w:id="252327844">
      <w:bodyDiv w:val="1"/>
      <w:marLeft w:val="0"/>
      <w:marRight w:val="0"/>
      <w:marTop w:val="0"/>
      <w:marBottom w:val="0"/>
      <w:divBdr>
        <w:top w:val="none" w:sz="0" w:space="0" w:color="auto"/>
        <w:left w:val="none" w:sz="0" w:space="0" w:color="auto"/>
        <w:bottom w:val="none" w:sz="0" w:space="0" w:color="auto"/>
        <w:right w:val="none" w:sz="0" w:space="0" w:color="auto"/>
      </w:divBdr>
    </w:div>
    <w:div w:id="265307989">
      <w:bodyDiv w:val="1"/>
      <w:marLeft w:val="0"/>
      <w:marRight w:val="0"/>
      <w:marTop w:val="0"/>
      <w:marBottom w:val="0"/>
      <w:divBdr>
        <w:top w:val="none" w:sz="0" w:space="0" w:color="auto"/>
        <w:left w:val="none" w:sz="0" w:space="0" w:color="auto"/>
        <w:bottom w:val="none" w:sz="0" w:space="0" w:color="auto"/>
        <w:right w:val="none" w:sz="0" w:space="0" w:color="auto"/>
      </w:divBdr>
    </w:div>
    <w:div w:id="270402159">
      <w:bodyDiv w:val="1"/>
      <w:marLeft w:val="0"/>
      <w:marRight w:val="0"/>
      <w:marTop w:val="0"/>
      <w:marBottom w:val="0"/>
      <w:divBdr>
        <w:top w:val="none" w:sz="0" w:space="0" w:color="auto"/>
        <w:left w:val="none" w:sz="0" w:space="0" w:color="auto"/>
        <w:bottom w:val="none" w:sz="0" w:space="0" w:color="auto"/>
        <w:right w:val="none" w:sz="0" w:space="0" w:color="auto"/>
      </w:divBdr>
      <w:divsChild>
        <w:div w:id="1331249834">
          <w:marLeft w:val="0"/>
          <w:marRight w:val="0"/>
          <w:marTop w:val="0"/>
          <w:marBottom w:val="0"/>
          <w:divBdr>
            <w:top w:val="none" w:sz="0" w:space="0" w:color="auto"/>
            <w:left w:val="none" w:sz="0" w:space="0" w:color="auto"/>
            <w:bottom w:val="none" w:sz="0" w:space="0" w:color="auto"/>
            <w:right w:val="none" w:sz="0" w:space="0" w:color="auto"/>
          </w:divBdr>
          <w:divsChild>
            <w:div w:id="977344154">
              <w:marLeft w:val="0"/>
              <w:marRight w:val="0"/>
              <w:marTop w:val="0"/>
              <w:marBottom w:val="0"/>
              <w:divBdr>
                <w:top w:val="none" w:sz="0" w:space="0" w:color="auto"/>
                <w:left w:val="none" w:sz="0" w:space="0" w:color="auto"/>
                <w:bottom w:val="none" w:sz="0" w:space="0" w:color="auto"/>
                <w:right w:val="none" w:sz="0" w:space="0" w:color="auto"/>
              </w:divBdr>
            </w:div>
            <w:div w:id="23890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059212">
      <w:bodyDiv w:val="1"/>
      <w:marLeft w:val="0"/>
      <w:marRight w:val="0"/>
      <w:marTop w:val="0"/>
      <w:marBottom w:val="0"/>
      <w:divBdr>
        <w:top w:val="none" w:sz="0" w:space="0" w:color="auto"/>
        <w:left w:val="none" w:sz="0" w:space="0" w:color="auto"/>
        <w:bottom w:val="none" w:sz="0" w:space="0" w:color="auto"/>
        <w:right w:val="none" w:sz="0" w:space="0" w:color="auto"/>
      </w:divBdr>
    </w:div>
    <w:div w:id="276722351">
      <w:bodyDiv w:val="1"/>
      <w:marLeft w:val="0"/>
      <w:marRight w:val="0"/>
      <w:marTop w:val="0"/>
      <w:marBottom w:val="0"/>
      <w:divBdr>
        <w:top w:val="none" w:sz="0" w:space="0" w:color="auto"/>
        <w:left w:val="none" w:sz="0" w:space="0" w:color="auto"/>
        <w:bottom w:val="none" w:sz="0" w:space="0" w:color="auto"/>
        <w:right w:val="none" w:sz="0" w:space="0" w:color="auto"/>
      </w:divBdr>
    </w:div>
    <w:div w:id="299700484">
      <w:bodyDiv w:val="1"/>
      <w:marLeft w:val="0"/>
      <w:marRight w:val="0"/>
      <w:marTop w:val="0"/>
      <w:marBottom w:val="0"/>
      <w:divBdr>
        <w:top w:val="none" w:sz="0" w:space="0" w:color="auto"/>
        <w:left w:val="none" w:sz="0" w:space="0" w:color="auto"/>
        <w:bottom w:val="none" w:sz="0" w:space="0" w:color="auto"/>
        <w:right w:val="none" w:sz="0" w:space="0" w:color="auto"/>
      </w:divBdr>
      <w:divsChild>
        <w:div w:id="1786928184">
          <w:marLeft w:val="0"/>
          <w:marRight w:val="0"/>
          <w:marTop w:val="0"/>
          <w:marBottom w:val="0"/>
          <w:divBdr>
            <w:top w:val="none" w:sz="0" w:space="0" w:color="auto"/>
            <w:left w:val="none" w:sz="0" w:space="0" w:color="auto"/>
            <w:bottom w:val="none" w:sz="0" w:space="0" w:color="auto"/>
            <w:right w:val="none" w:sz="0" w:space="0" w:color="auto"/>
          </w:divBdr>
        </w:div>
      </w:divsChild>
    </w:div>
    <w:div w:id="302589929">
      <w:bodyDiv w:val="1"/>
      <w:marLeft w:val="0"/>
      <w:marRight w:val="0"/>
      <w:marTop w:val="0"/>
      <w:marBottom w:val="0"/>
      <w:divBdr>
        <w:top w:val="none" w:sz="0" w:space="0" w:color="auto"/>
        <w:left w:val="none" w:sz="0" w:space="0" w:color="auto"/>
        <w:bottom w:val="none" w:sz="0" w:space="0" w:color="auto"/>
        <w:right w:val="none" w:sz="0" w:space="0" w:color="auto"/>
      </w:divBdr>
    </w:div>
    <w:div w:id="315035124">
      <w:bodyDiv w:val="1"/>
      <w:marLeft w:val="0"/>
      <w:marRight w:val="0"/>
      <w:marTop w:val="0"/>
      <w:marBottom w:val="0"/>
      <w:divBdr>
        <w:top w:val="none" w:sz="0" w:space="0" w:color="auto"/>
        <w:left w:val="none" w:sz="0" w:space="0" w:color="auto"/>
        <w:bottom w:val="none" w:sz="0" w:space="0" w:color="auto"/>
        <w:right w:val="none" w:sz="0" w:space="0" w:color="auto"/>
      </w:divBdr>
      <w:divsChild>
        <w:div w:id="553660690">
          <w:marLeft w:val="0"/>
          <w:marRight w:val="0"/>
          <w:marTop w:val="0"/>
          <w:marBottom w:val="0"/>
          <w:divBdr>
            <w:top w:val="none" w:sz="0" w:space="0" w:color="auto"/>
            <w:left w:val="none" w:sz="0" w:space="0" w:color="auto"/>
            <w:bottom w:val="none" w:sz="0" w:space="0" w:color="auto"/>
            <w:right w:val="none" w:sz="0" w:space="0" w:color="auto"/>
          </w:divBdr>
          <w:divsChild>
            <w:div w:id="139096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11484">
      <w:bodyDiv w:val="1"/>
      <w:marLeft w:val="0"/>
      <w:marRight w:val="0"/>
      <w:marTop w:val="0"/>
      <w:marBottom w:val="0"/>
      <w:divBdr>
        <w:top w:val="none" w:sz="0" w:space="0" w:color="auto"/>
        <w:left w:val="none" w:sz="0" w:space="0" w:color="auto"/>
        <w:bottom w:val="none" w:sz="0" w:space="0" w:color="auto"/>
        <w:right w:val="none" w:sz="0" w:space="0" w:color="auto"/>
      </w:divBdr>
    </w:div>
    <w:div w:id="335888514">
      <w:bodyDiv w:val="1"/>
      <w:marLeft w:val="0"/>
      <w:marRight w:val="0"/>
      <w:marTop w:val="0"/>
      <w:marBottom w:val="0"/>
      <w:divBdr>
        <w:top w:val="none" w:sz="0" w:space="0" w:color="auto"/>
        <w:left w:val="none" w:sz="0" w:space="0" w:color="auto"/>
        <w:bottom w:val="none" w:sz="0" w:space="0" w:color="auto"/>
        <w:right w:val="none" w:sz="0" w:space="0" w:color="auto"/>
      </w:divBdr>
    </w:div>
    <w:div w:id="338119475">
      <w:bodyDiv w:val="1"/>
      <w:marLeft w:val="0"/>
      <w:marRight w:val="0"/>
      <w:marTop w:val="0"/>
      <w:marBottom w:val="0"/>
      <w:divBdr>
        <w:top w:val="none" w:sz="0" w:space="0" w:color="auto"/>
        <w:left w:val="none" w:sz="0" w:space="0" w:color="auto"/>
        <w:bottom w:val="none" w:sz="0" w:space="0" w:color="auto"/>
        <w:right w:val="none" w:sz="0" w:space="0" w:color="auto"/>
      </w:divBdr>
    </w:div>
    <w:div w:id="341787347">
      <w:bodyDiv w:val="1"/>
      <w:marLeft w:val="0"/>
      <w:marRight w:val="0"/>
      <w:marTop w:val="0"/>
      <w:marBottom w:val="0"/>
      <w:divBdr>
        <w:top w:val="none" w:sz="0" w:space="0" w:color="auto"/>
        <w:left w:val="none" w:sz="0" w:space="0" w:color="auto"/>
        <w:bottom w:val="none" w:sz="0" w:space="0" w:color="auto"/>
        <w:right w:val="none" w:sz="0" w:space="0" w:color="auto"/>
      </w:divBdr>
    </w:div>
    <w:div w:id="346254002">
      <w:bodyDiv w:val="1"/>
      <w:marLeft w:val="0"/>
      <w:marRight w:val="0"/>
      <w:marTop w:val="0"/>
      <w:marBottom w:val="0"/>
      <w:divBdr>
        <w:top w:val="none" w:sz="0" w:space="0" w:color="auto"/>
        <w:left w:val="none" w:sz="0" w:space="0" w:color="auto"/>
        <w:bottom w:val="none" w:sz="0" w:space="0" w:color="auto"/>
        <w:right w:val="none" w:sz="0" w:space="0" w:color="auto"/>
      </w:divBdr>
    </w:div>
    <w:div w:id="355230182">
      <w:bodyDiv w:val="1"/>
      <w:marLeft w:val="0"/>
      <w:marRight w:val="0"/>
      <w:marTop w:val="0"/>
      <w:marBottom w:val="0"/>
      <w:divBdr>
        <w:top w:val="none" w:sz="0" w:space="0" w:color="auto"/>
        <w:left w:val="none" w:sz="0" w:space="0" w:color="auto"/>
        <w:bottom w:val="none" w:sz="0" w:space="0" w:color="auto"/>
        <w:right w:val="none" w:sz="0" w:space="0" w:color="auto"/>
      </w:divBdr>
      <w:divsChild>
        <w:div w:id="1837573984">
          <w:marLeft w:val="0"/>
          <w:marRight w:val="0"/>
          <w:marTop w:val="0"/>
          <w:marBottom w:val="0"/>
          <w:divBdr>
            <w:top w:val="none" w:sz="0" w:space="0" w:color="auto"/>
            <w:left w:val="none" w:sz="0" w:space="0" w:color="auto"/>
            <w:bottom w:val="none" w:sz="0" w:space="0" w:color="auto"/>
            <w:right w:val="none" w:sz="0" w:space="0" w:color="auto"/>
          </w:divBdr>
          <w:divsChild>
            <w:div w:id="992871473">
              <w:marLeft w:val="0"/>
              <w:marRight w:val="0"/>
              <w:marTop w:val="0"/>
              <w:marBottom w:val="0"/>
              <w:divBdr>
                <w:top w:val="none" w:sz="0" w:space="0" w:color="auto"/>
                <w:left w:val="none" w:sz="0" w:space="0" w:color="auto"/>
                <w:bottom w:val="none" w:sz="0" w:space="0" w:color="auto"/>
                <w:right w:val="none" w:sz="0" w:space="0" w:color="auto"/>
              </w:divBdr>
            </w:div>
            <w:div w:id="1362514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415">
      <w:bodyDiv w:val="1"/>
      <w:marLeft w:val="0"/>
      <w:marRight w:val="0"/>
      <w:marTop w:val="0"/>
      <w:marBottom w:val="0"/>
      <w:divBdr>
        <w:top w:val="none" w:sz="0" w:space="0" w:color="auto"/>
        <w:left w:val="none" w:sz="0" w:space="0" w:color="auto"/>
        <w:bottom w:val="none" w:sz="0" w:space="0" w:color="auto"/>
        <w:right w:val="none" w:sz="0" w:space="0" w:color="auto"/>
      </w:divBdr>
      <w:divsChild>
        <w:div w:id="4410213">
          <w:marLeft w:val="1627"/>
          <w:marRight w:val="0"/>
          <w:marTop w:val="100"/>
          <w:marBottom w:val="0"/>
          <w:divBdr>
            <w:top w:val="none" w:sz="0" w:space="0" w:color="auto"/>
            <w:left w:val="none" w:sz="0" w:space="0" w:color="auto"/>
            <w:bottom w:val="none" w:sz="0" w:space="0" w:color="auto"/>
            <w:right w:val="none" w:sz="0" w:space="0" w:color="auto"/>
          </w:divBdr>
        </w:div>
        <w:div w:id="7022826">
          <w:marLeft w:val="547"/>
          <w:marRight w:val="0"/>
          <w:marTop w:val="200"/>
          <w:marBottom w:val="0"/>
          <w:divBdr>
            <w:top w:val="none" w:sz="0" w:space="0" w:color="auto"/>
            <w:left w:val="none" w:sz="0" w:space="0" w:color="auto"/>
            <w:bottom w:val="none" w:sz="0" w:space="0" w:color="auto"/>
            <w:right w:val="none" w:sz="0" w:space="0" w:color="auto"/>
          </w:divBdr>
        </w:div>
        <w:div w:id="679234341">
          <w:marLeft w:val="547"/>
          <w:marRight w:val="0"/>
          <w:marTop w:val="200"/>
          <w:marBottom w:val="0"/>
          <w:divBdr>
            <w:top w:val="none" w:sz="0" w:space="0" w:color="auto"/>
            <w:left w:val="none" w:sz="0" w:space="0" w:color="auto"/>
            <w:bottom w:val="none" w:sz="0" w:space="0" w:color="auto"/>
            <w:right w:val="none" w:sz="0" w:space="0" w:color="auto"/>
          </w:divBdr>
        </w:div>
        <w:div w:id="1047340443">
          <w:marLeft w:val="1627"/>
          <w:marRight w:val="0"/>
          <w:marTop w:val="100"/>
          <w:marBottom w:val="0"/>
          <w:divBdr>
            <w:top w:val="none" w:sz="0" w:space="0" w:color="auto"/>
            <w:left w:val="none" w:sz="0" w:space="0" w:color="auto"/>
            <w:bottom w:val="none" w:sz="0" w:space="0" w:color="auto"/>
            <w:right w:val="none" w:sz="0" w:space="0" w:color="auto"/>
          </w:divBdr>
        </w:div>
        <w:div w:id="1356270227">
          <w:marLeft w:val="1627"/>
          <w:marRight w:val="0"/>
          <w:marTop w:val="100"/>
          <w:marBottom w:val="0"/>
          <w:divBdr>
            <w:top w:val="none" w:sz="0" w:space="0" w:color="auto"/>
            <w:left w:val="none" w:sz="0" w:space="0" w:color="auto"/>
            <w:bottom w:val="none" w:sz="0" w:space="0" w:color="auto"/>
            <w:right w:val="none" w:sz="0" w:space="0" w:color="auto"/>
          </w:divBdr>
        </w:div>
        <w:div w:id="1368219113">
          <w:marLeft w:val="547"/>
          <w:marRight w:val="0"/>
          <w:marTop w:val="200"/>
          <w:marBottom w:val="0"/>
          <w:divBdr>
            <w:top w:val="none" w:sz="0" w:space="0" w:color="auto"/>
            <w:left w:val="none" w:sz="0" w:space="0" w:color="auto"/>
            <w:bottom w:val="none" w:sz="0" w:space="0" w:color="auto"/>
            <w:right w:val="none" w:sz="0" w:space="0" w:color="auto"/>
          </w:divBdr>
        </w:div>
        <w:div w:id="1451438803">
          <w:marLeft w:val="1627"/>
          <w:marRight w:val="0"/>
          <w:marTop w:val="100"/>
          <w:marBottom w:val="0"/>
          <w:divBdr>
            <w:top w:val="none" w:sz="0" w:space="0" w:color="auto"/>
            <w:left w:val="none" w:sz="0" w:space="0" w:color="auto"/>
            <w:bottom w:val="none" w:sz="0" w:space="0" w:color="auto"/>
            <w:right w:val="none" w:sz="0" w:space="0" w:color="auto"/>
          </w:divBdr>
        </w:div>
        <w:div w:id="1721661042">
          <w:marLeft w:val="1627"/>
          <w:marRight w:val="0"/>
          <w:marTop w:val="100"/>
          <w:marBottom w:val="0"/>
          <w:divBdr>
            <w:top w:val="none" w:sz="0" w:space="0" w:color="auto"/>
            <w:left w:val="none" w:sz="0" w:space="0" w:color="auto"/>
            <w:bottom w:val="none" w:sz="0" w:space="0" w:color="auto"/>
            <w:right w:val="none" w:sz="0" w:space="0" w:color="auto"/>
          </w:divBdr>
        </w:div>
        <w:div w:id="1800415669">
          <w:marLeft w:val="1627"/>
          <w:marRight w:val="0"/>
          <w:marTop w:val="100"/>
          <w:marBottom w:val="0"/>
          <w:divBdr>
            <w:top w:val="none" w:sz="0" w:space="0" w:color="auto"/>
            <w:left w:val="none" w:sz="0" w:space="0" w:color="auto"/>
            <w:bottom w:val="none" w:sz="0" w:space="0" w:color="auto"/>
            <w:right w:val="none" w:sz="0" w:space="0" w:color="auto"/>
          </w:divBdr>
        </w:div>
        <w:div w:id="1809324220">
          <w:marLeft w:val="547"/>
          <w:marRight w:val="0"/>
          <w:marTop w:val="200"/>
          <w:marBottom w:val="0"/>
          <w:divBdr>
            <w:top w:val="none" w:sz="0" w:space="0" w:color="auto"/>
            <w:left w:val="none" w:sz="0" w:space="0" w:color="auto"/>
            <w:bottom w:val="none" w:sz="0" w:space="0" w:color="auto"/>
            <w:right w:val="none" w:sz="0" w:space="0" w:color="auto"/>
          </w:divBdr>
        </w:div>
      </w:divsChild>
    </w:div>
    <w:div w:id="392775998">
      <w:bodyDiv w:val="1"/>
      <w:marLeft w:val="0"/>
      <w:marRight w:val="0"/>
      <w:marTop w:val="0"/>
      <w:marBottom w:val="0"/>
      <w:divBdr>
        <w:top w:val="none" w:sz="0" w:space="0" w:color="auto"/>
        <w:left w:val="none" w:sz="0" w:space="0" w:color="auto"/>
        <w:bottom w:val="none" w:sz="0" w:space="0" w:color="auto"/>
        <w:right w:val="none" w:sz="0" w:space="0" w:color="auto"/>
      </w:divBdr>
    </w:div>
    <w:div w:id="398329881">
      <w:bodyDiv w:val="1"/>
      <w:marLeft w:val="0"/>
      <w:marRight w:val="0"/>
      <w:marTop w:val="0"/>
      <w:marBottom w:val="0"/>
      <w:divBdr>
        <w:top w:val="none" w:sz="0" w:space="0" w:color="auto"/>
        <w:left w:val="none" w:sz="0" w:space="0" w:color="auto"/>
        <w:bottom w:val="none" w:sz="0" w:space="0" w:color="auto"/>
        <w:right w:val="none" w:sz="0" w:space="0" w:color="auto"/>
      </w:divBdr>
    </w:div>
    <w:div w:id="403378650">
      <w:bodyDiv w:val="1"/>
      <w:marLeft w:val="0"/>
      <w:marRight w:val="0"/>
      <w:marTop w:val="0"/>
      <w:marBottom w:val="0"/>
      <w:divBdr>
        <w:top w:val="none" w:sz="0" w:space="0" w:color="auto"/>
        <w:left w:val="none" w:sz="0" w:space="0" w:color="auto"/>
        <w:bottom w:val="none" w:sz="0" w:space="0" w:color="auto"/>
        <w:right w:val="none" w:sz="0" w:space="0" w:color="auto"/>
      </w:divBdr>
      <w:divsChild>
        <w:div w:id="2112580823">
          <w:marLeft w:val="547"/>
          <w:marRight w:val="0"/>
          <w:marTop w:val="200"/>
          <w:marBottom w:val="0"/>
          <w:divBdr>
            <w:top w:val="none" w:sz="0" w:space="0" w:color="auto"/>
            <w:left w:val="none" w:sz="0" w:space="0" w:color="auto"/>
            <w:bottom w:val="none" w:sz="0" w:space="0" w:color="auto"/>
            <w:right w:val="none" w:sz="0" w:space="0" w:color="auto"/>
          </w:divBdr>
        </w:div>
      </w:divsChild>
    </w:div>
    <w:div w:id="427240764">
      <w:bodyDiv w:val="1"/>
      <w:marLeft w:val="0"/>
      <w:marRight w:val="0"/>
      <w:marTop w:val="0"/>
      <w:marBottom w:val="0"/>
      <w:divBdr>
        <w:top w:val="none" w:sz="0" w:space="0" w:color="auto"/>
        <w:left w:val="none" w:sz="0" w:space="0" w:color="auto"/>
        <w:bottom w:val="none" w:sz="0" w:space="0" w:color="auto"/>
        <w:right w:val="none" w:sz="0" w:space="0" w:color="auto"/>
      </w:divBdr>
      <w:divsChild>
        <w:div w:id="255485323">
          <w:marLeft w:val="0"/>
          <w:marRight w:val="0"/>
          <w:marTop w:val="0"/>
          <w:marBottom w:val="0"/>
          <w:divBdr>
            <w:top w:val="none" w:sz="0" w:space="0" w:color="auto"/>
            <w:left w:val="none" w:sz="0" w:space="0" w:color="auto"/>
            <w:bottom w:val="none" w:sz="0" w:space="0" w:color="auto"/>
            <w:right w:val="none" w:sz="0" w:space="0" w:color="auto"/>
          </w:divBdr>
          <w:divsChild>
            <w:div w:id="5841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5439">
      <w:bodyDiv w:val="1"/>
      <w:marLeft w:val="0"/>
      <w:marRight w:val="0"/>
      <w:marTop w:val="0"/>
      <w:marBottom w:val="0"/>
      <w:divBdr>
        <w:top w:val="none" w:sz="0" w:space="0" w:color="auto"/>
        <w:left w:val="none" w:sz="0" w:space="0" w:color="auto"/>
        <w:bottom w:val="none" w:sz="0" w:space="0" w:color="auto"/>
        <w:right w:val="none" w:sz="0" w:space="0" w:color="auto"/>
      </w:divBdr>
      <w:divsChild>
        <w:div w:id="1665742649">
          <w:marLeft w:val="0"/>
          <w:marRight w:val="0"/>
          <w:marTop w:val="0"/>
          <w:marBottom w:val="0"/>
          <w:divBdr>
            <w:top w:val="none" w:sz="0" w:space="0" w:color="auto"/>
            <w:left w:val="none" w:sz="0" w:space="0" w:color="auto"/>
            <w:bottom w:val="none" w:sz="0" w:space="0" w:color="auto"/>
            <w:right w:val="none" w:sz="0" w:space="0" w:color="auto"/>
          </w:divBdr>
          <w:divsChild>
            <w:div w:id="12470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534622">
      <w:bodyDiv w:val="1"/>
      <w:marLeft w:val="0"/>
      <w:marRight w:val="0"/>
      <w:marTop w:val="0"/>
      <w:marBottom w:val="0"/>
      <w:divBdr>
        <w:top w:val="none" w:sz="0" w:space="0" w:color="auto"/>
        <w:left w:val="none" w:sz="0" w:space="0" w:color="auto"/>
        <w:bottom w:val="none" w:sz="0" w:space="0" w:color="auto"/>
        <w:right w:val="none" w:sz="0" w:space="0" w:color="auto"/>
      </w:divBdr>
      <w:divsChild>
        <w:div w:id="690029285">
          <w:marLeft w:val="0"/>
          <w:marRight w:val="0"/>
          <w:marTop w:val="0"/>
          <w:marBottom w:val="0"/>
          <w:divBdr>
            <w:top w:val="none" w:sz="0" w:space="0" w:color="auto"/>
            <w:left w:val="none" w:sz="0" w:space="0" w:color="auto"/>
            <w:bottom w:val="none" w:sz="0" w:space="0" w:color="auto"/>
            <w:right w:val="none" w:sz="0" w:space="0" w:color="auto"/>
          </w:divBdr>
          <w:divsChild>
            <w:div w:id="1243417948">
              <w:marLeft w:val="0"/>
              <w:marRight w:val="0"/>
              <w:marTop w:val="0"/>
              <w:marBottom w:val="0"/>
              <w:divBdr>
                <w:top w:val="none" w:sz="0" w:space="0" w:color="auto"/>
                <w:left w:val="none" w:sz="0" w:space="0" w:color="auto"/>
                <w:bottom w:val="none" w:sz="0" w:space="0" w:color="auto"/>
                <w:right w:val="none" w:sz="0" w:space="0" w:color="auto"/>
              </w:divBdr>
            </w:div>
            <w:div w:id="108403186">
              <w:marLeft w:val="0"/>
              <w:marRight w:val="0"/>
              <w:marTop w:val="0"/>
              <w:marBottom w:val="0"/>
              <w:divBdr>
                <w:top w:val="none" w:sz="0" w:space="0" w:color="auto"/>
                <w:left w:val="none" w:sz="0" w:space="0" w:color="auto"/>
                <w:bottom w:val="none" w:sz="0" w:space="0" w:color="auto"/>
                <w:right w:val="none" w:sz="0" w:space="0" w:color="auto"/>
              </w:divBdr>
            </w:div>
            <w:div w:id="1652977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6579">
      <w:bodyDiv w:val="1"/>
      <w:marLeft w:val="0"/>
      <w:marRight w:val="0"/>
      <w:marTop w:val="0"/>
      <w:marBottom w:val="0"/>
      <w:divBdr>
        <w:top w:val="none" w:sz="0" w:space="0" w:color="auto"/>
        <w:left w:val="none" w:sz="0" w:space="0" w:color="auto"/>
        <w:bottom w:val="none" w:sz="0" w:space="0" w:color="auto"/>
        <w:right w:val="none" w:sz="0" w:space="0" w:color="auto"/>
      </w:divBdr>
    </w:div>
    <w:div w:id="501287651">
      <w:bodyDiv w:val="1"/>
      <w:marLeft w:val="0"/>
      <w:marRight w:val="0"/>
      <w:marTop w:val="0"/>
      <w:marBottom w:val="0"/>
      <w:divBdr>
        <w:top w:val="none" w:sz="0" w:space="0" w:color="auto"/>
        <w:left w:val="none" w:sz="0" w:space="0" w:color="auto"/>
        <w:bottom w:val="none" w:sz="0" w:space="0" w:color="auto"/>
        <w:right w:val="none" w:sz="0" w:space="0" w:color="auto"/>
      </w:divBdr>
    </w:div>
    <w:div w:id="512109184">
      <w:bodyDiv w:val="1"/>
      <w:marLeft w:val="0"/>
      <w:marRight w:val="0"/>
      <w:marTop w:val="0"/>
      <w:marBottom w:val="0"/>
      <w:divBdr>
        <w:top w:val="none" w:sz="0" w:space="0" w:color="auto"/>
        <w:left w:val="none" w:sz="0" w:space="0" w:color="auto"/>
        <w:bottom w:val="none" w:sz="0" w:space="0" w:color="auto"/>
        <w:right w:val="none" w:sz="0" w:space="0" w:color="auto"/>
      </w:divBdr>
      <w:divsChild>
        <w:div w:id="1715807212">
          <w:marLeft w:val="0"/>
          <w:marRight w:val="0"/>
          <w:marTop w:val="0"/>
          <w:marBottom w:val="0"/>
          <w:divBdr>
            <w:top w:val="none" w:sz="0" w:space="0" w:color="auto"/>
            <w:left w:val="none" w:sz="0" w:space="0" w:color="auto"/>
            <w:bottom w:val="none" w:sz="0" w:space="0" w:color="auto"/>
            <w:right w:val="none" w:sz="0" w:space="0" w:color="auto"/>
          </w:divBdr>
          <w:divsChild>
            <w:div w:id="93166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945">
      <w:bodyDiv w:val="1"/>
      <w:marLeft w:val="0"/>
      <w:marRight w:val="0"/>
      <w:marTop w:val="0"/>
      <w:marBottom w:val="0"/>
      <w:divBdr>
        <w:top w:val="none" w:sz="0" w:space="0" w:color="auto"/>
        <w:left w:val="none" w:sz="0" w:space="0" w:color="auto"/>
        <w:bottom w:val="none" w:sz="0" w:space="0" w:color="auto"/>
        <w:right w:val="none" w:sz="0" w:space="0" w:color="auto"/>
      </w:divBdr>
      <w:divsChild>
        <w:div w:id="297885346">
          <w:marLeft w:val="0"/>
          <w:marRight w:val="0"/>
          <w:marTop w:val="0"/>
          <w:marBottom w:val="0"/>
          <w:divBdr>
            <w:top w:val="none" w:sz="0" w:space="0" w:color="auto"/>
            <w:left w:val="none" w:sz="0" w:space="0" w:color="auto"/>
            <w:bottom w:val="none" w:sz="0" w:space="0" w:color="auto"/>
            <w:right w:val="none" w:sz="0" w:space="0" w:color="auto"/>
          </w:divBdr>
          <w:divsChild>
            <w:div w:id="265044420">
              <w:marLeft w:val="0"/>
              <w:marRight w:val="0"/>
              <w:marTop w:val="0"/>
              <w:marBottom w:val="0"/>
              <w:divBdr>
                <w:top w:val="none" w:sz="0" w:space="0" w:color="auto"/>
                <w:left w:val="none" w:sz="0" w:space="0" w:color="auto"/>
                <w:bottom w:val="none" w:sz="0" w:space="0" w:color="auto"/>
                <w:right w:val="none" w:sz="0" w:space="0" w:color="auto"/>
              </w:divBdr>
            </w:div>
            <w:div w:id="573903294">
              <w:marLeft w:val="0"/>
              <w:marRight w:val="0"/>
              <w:marTop w:val="0"/>
              <w:marBottom w:val="0"/>
              <w:divBdr>
                <w:top w:val="none" w:sz="0" w:space="0" w:color="auto"/>
                <w:left w:val="none" w:sz="0" w:space="0" w:color="auto"/>
                <w:bottom w:val="none" w:sz="0" w:space="0" w:color="auto"/>
                <w:right w:val="none" w:sz="0" w:space="0" w:color="auto"/>
              </w:divBdr>
            </w:div>
            <w:div w:id="66875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430064">
      <w:bodyDiv w:val="1"/>
      <w:marLeft w:val="0"/>
      <w:marRight w:val="0"/>
      <w:marTop w:val="0"/>
      <w:marBottom w:val="0"/>
      <w:divBdr>
        <w:top w:val="none" w:sz="0" w:space="0" w:color="auto"/>
        <w:left w:val="none" w:sz="0" w:space="0" w:color="auto"/>
        <w:bottom w:val="none" w:sz="0" w:space="0" w:color="auto"/>
        <w:right w:val="none" w:sz="0" w:space="0" w:color="auto"/>
      </w:divBdr>
    </w:div>
    <w:div w:id="556009337">
      <w:bodyDiv w:val="1"/>
      <w:marLeft w:val="0"/>
      <w:marRight w:val="0"/>
      <w:marTop w:val="0"/>
      <w:marBottom w:val="0"/>
      <w:divBdr>
        <w:top w:val="none" w:sz="0" w:space="0" w:color="auto"/>
        <w:left w:val="none" w:sz="0" w:space="0" w:color="auto"/>
        <w:bottom w:val="none" w:sz="0" w:space="0" w:color="auto"/>
        <w:right w:val="none" w:sz="0" w:space="0" w:color="auto"/>
      </w:divBdr>
    </w:div>
    <w:div w:id="565802999">
      <w:bodyDiv w:val="1"/>
      <w:marLeft w:val="0"/>
      <w:marRight w:val="0"/>
      <w:marTop w:val="0"/>
      <w:marBottom w:val="0"/>
      <w:divBdr>
        <w:top w:val="none" w:sz="0" w:space="0" w:color="auto"/>
        <w:left w:val="none" w:sz="0" w:space="0" w:color="auto"/>
        <w:bottom w:val="none" w:sz="0" w:space="0" w:color="auto"/>
        <w:right w:val="none" w:sz="0" w:space="0" w:color="auto"/>
      </w:divBdr>
    </w:div>
    <w:div w:id="586618728">
      <w:bodyDiv w:val="1"/>
      <w:marLeft w:val="0"/>
      <w:marRight w:val="0"/>
      <w:marTop w:val="0"/>
      <w:marBottom w:val="0"/>
      <w:divBdr>
        <w:top w:val="none" w:sz="0" w:space="0" w:color="auto"/>
        <w:left w:val="none" w:sz="0" w:space="0" w:color="auto"/>
        <w:bottom w:val="none" w:sz="0" w:space="0" w:color="auto"/>
        <w:right w:val="none" w:sz="0" w:space="0" w:color="auto"/>
      </w:divBdr>
    </w:div>
    <w:div w:id="592786323">
      <w:bodyDiv w:val="1"/>
      <w:marLeft w:val="0"/>
      <w:marRight w:val="0"/>
      <w:marTop w:val="0"/>
      <w:marBottom w:val="0"/>
      <w:divBdr>
        <w:top w:val="none" w:sz="0" w:space="0" w:color="auto"/>
        <w:left w:val="none" w:sz="0" w:space="0" w:color="auto"/>
        <w:bottom w:val="none" w:sz="0" w:space="0" w:color="auto"/>
        <w:right w:val="none" w:sz="0" w:space="0" w:color="auto"/>
      </w:divBdr>
    </w:div>
    <w:div w:id="594484929">
      <w:bodyDiv w:val="1"/>
      <w:marLeft w:val="0"/>
      <w:marRight w:val="0"/>
      <w:marTop w:val="0"/>
      <w:marBottom w:val="0"/>
      <w:divBdr>
        <w:top w:val="none" w:sz="0" w:space="0" w:color="auto"/>
        <w:left w:val="none" w:sz="0" w:space="0" w:color="auto"/>
        <w:bottom w:val="none" w:sz="0" w:space="0" w:color="auto"/>
        <w:right w:val="none" w:sz="0" w:space="0" w:color="auto"/>
      </w:divBdr>
    </w:div>
    <w:div w:id="602151720">
      <w:bodyDiv w:val="1"/>
      <w:marLeft w:val="0"/>
      <w:marRight w:val="0"/>
      <w:marTop w:val="0"/>
      <w:marBottom w:val="0"/>
      <w:divBdr>
        <w:top w:val="none" w:sz="0" w:space="0" w:color="auto"/>
        <w:left w:val="none" w:sz="0" w:space="0" w:color="auto"/>
        <w:bottom w:val="none" w:sz="0" w:space="0" w:color="auto"/>
        <w:right w:val="none" w:sz="0" w:space="0" w:color="auto"/>
      </w:divBdr>
      <w:divsChild>
        <w:div w:id="1683317448">
          <w:marLeft w:val="0"/>
          <w:marRight w:val="0"/>
          <w:marTop w:val="0"/>
          <w:marBottom w:val="0"/>
          <w:divBdr>
            <w:top w:val="none" w:sz="0" w:space="0" w:color="auto"/>
            <w:left w:val="none" w:sz="0" w:space="0" w:color="auto"/>
            <w:bottom w:val="none" w:sz="0" w:space="0" w:color="auto"/>
            <w:right w:val="none" w:sz="0" w:space="0" w:color="auto"/>
          </w:divBdr>
        </w:div>
      </w:divsChild>
    </w:div>
    <w:div w:id="608123240">
      <w:bodyDiv w:val="1"/>
      <w:marLeft w:val="0"/>
      <w:marRight w:val="0"/>
      <w:marTop w:val="0"/>
      <w:marBottom w:val="0"/>
      <w:divBdr>
        <w:top w:val="none" w:sz="0" w:space="0" w:color="auto"/>
        <w:left w:val="none" w:sz="0" w:space="0" w:color="auto"/>
        <w:bottom w:val="none" w:sz="0" w:space="0" w:color="auto"/>
        <w:right w:val="none" w:sz="0" w:space="0" w:color="auto"/>
      </w:divBdr>
      <w:divsChild>
        <w:div w:id="172653394">
          <w:marLeft w:val="0"/>
          <w:marRight w:val="0"/>
          <w:marTop w:val="0"/>
          <w:marBottom w:val="0"/>
          <w:divBdr>
            <w:top w:val="none" w:sz="0" w:space="0" w:color="auto"/>
            <w:left w:val="none" w:sz="0" w:space="0" w:color="auto"/>
            <w:bottom w:val="none" w:sz="0" w:space="0" w:color="auto"/>
            <w:right w:val="none" w:sz="0" w:space="0" w:color="auto"/>
          </w:divBdr>
          <w:divsChild>
            <w:div w:id="423308498">
              <w:marLeft w:val="0"/>
              <w:marRight w:val="0"/>
              <w:marTop w:val="0"/>
              <w:marBottom w:val="0"/>
              <w:divBdr>
                <w:top w:val="none" w:sz="0" w:space="0" w:color="auto"/>
                <w:left w:val="none" w:sz="0" w:space="0" w:color="auto"/>
                <w:bottom w:val="none" w:sz="0" w:space="0" w:color="auto"/>
                <w:right w:val="none" w:sz="0" w:space="0" w:color="auto"/>
              </w:divBdr>
              <w:divsChild>
                <w:div w:id="647397175">
                  <w:marLeft w:val="0"/>
                  <w:marRight w:val="0"/>
                  <w:marTop w:val="0"/>
                  <w:marBottom w:val="0"/>
                  <w:divBdr>
                    <w:top w:val="none" w:sz="0" w:space="0" w:color="auto"/>
                    <w:left w:val="none" w:sz="0" w:space="0" w:color="auto"/>
                    <w:bottom w:val="none" w:sz="0" w:space="0" w:color="auto"/>
                    <w:right w:val="none" w:sz="0" w:space="0" w:color="auto"/>
                  </w:divBdr>
                  <w:divsChild>
                    <w:div w:id="207612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235823">
      <w:bodyDiv w:val="1"/>
      <w:marLeft w:val="0"/>
      <w:marRight w:val="0"/>
      <w:marTop w:val="0"/>
      <w:marBottom w:val="0"/>
      <w:divBdr>
        <w:top w:val="none" w:sz="0" w:space="0" w:color="auto"/>
        <w:left w:val="none" w:sz="0" w:space="0" w:color="auto"/>
        <w:bottom w:val="none" w:sz="0" w:space="0" w:color="auto"/>
        <w:right w:val="none" w:sz="0" w:space="0" w:color="auto"/>
      </w:divBdr>
    </w:div>
    <w:div w:id="641498907">
      <w:bodyDiv w:val="1"/>
      <w:marLeft w:val="0"/>
      <w:marRight w:val="0"/>
      <w:marTop w:val="0"/>
      <w:marBottom w:val="0"/>
      <w:divBdr>
        <w:top w:val="none" w:sz="0" w:space="0" w:color="auto"/>
        <w:left w:val="none" w:sz="0" w:space="0" w:color="auto"/>
        <w:bottom w:val="none" w:sz="0" w:space="0" w:color="auto"/>
        <w:right w:val="none" w:sz="0" w:space="0" w:color="auto"/>
      </w:divBdr>
      <w:divsChild>
        <w:div w:id="1780680886">
          <w:marLeft w:val="0"/>
          <w:marRight w:val="0"/>
          <w:marTop w:val="0"/>
          <w:marBottom w:val="0"/>
          <w:divBdr>
            <w:top w:val="none" w:sz="0" w:space="0" w:color="auto"/>
            <w:left w:val="none" w:sz="0" w:space="0" w:color="auto"/>
            <w:bottom w:val="none" w:sz="0" w:space="0" w:color="auto"/>
            <w:right w:val="none" w:sz="0" w:space="0" w:color="auto"/>
          </w:divBdr>
          <w:divsChild>
            <w:div w:id="81030629">
              <w:marLeft w:val="0"/>
              <w:marRight w:val="0"/>
              <w:marTop w:val="0"/>
              <w:marBottom w:val="0"/>
              <w:divBdr>
                <w:top w:val="none" w:sz="0" w:space="0" w:color="auto"/>
                <w:left w:val="none" w:sz="0" w:space="0" w:color="auto"/>
                <w:bottom w:val="none" w:sz="0" w:space="0" w:color="auto"/>
                <w:right w:val="none" w:sz="0" w:space="0" w:color="auto"/>
              </w:divBdr>
            </w:div>
            <w:div w:id="129980271">
              <w:marLeft w:val="0"/>
              <w:marRight w:val="0"/>
              <w:marTop w:val="0"/>
              <w:marBottom w:val="0"/>
              <w:divBdr>
                <w:top w:val="none" w:sz="0" w:space="0" w:color="auto"/>
                <w:left w:val="none" w:sz="0" w:space="0" w:color="auto"/>
                <w:bottom w:val="none" w:sz="0" w:space="0" w:color="auto"/>
                <w:right w:val="none" w:sz="0" w:space="0" w:color="auto"/>
              </w:divBdr>
            </w:div>
            <w:div w:id="1685476339">
              <w:marLeft w:val="0"/>
              <w:marRight w:val="0"/>
              <w:marTop w:val="0"/>
              <w:marBottom w:val="0"/>
              <w:divBdr>
                <w:top w:val="none" w:sz="0" w:space="0" w:color="auto"/>
                <w:left w:val="none" w:sz="0" w:space="0" w:color="auto"/>
                <w:bottom w:val="none" w:sz="0" w:space="0" w:color="auto"/>
                <w:right w:val="none" w:sz="0" w:space="0" w:color="auto"/>
              </w:divBdr>
            </w:div>
            <w:div w:id="1115253935">
              <w:marLeft w:val="0"/>
              <w:marRight w:val="0"/>
              <w:marTop w:val="0"/>
              <w:marBottom w:val="0"/>
              <w:divBdr>
                <w:top w:val="none" w:sz="0" w:space="0" w:color="auto"/>
                <w:left w:val="none" w:sz="0" w:space="0" w:color="auto"/>
                <w:bottom w:val="none" w:sz="0" w:space="0" w:color="auto"/>
                <w:right w:val="none" w:sz="0" w:space="0" w:color="auto"/>
              </w:divBdr>
            </w:div>
            <w:div w:id="2181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4398">
      <w:bodyDiv w:val="1"/>
      <w:marLeft w:val="0"/>
      <w:marRight w:val="0"/>
      <w:marTop w:val="0"/>
      <w:marBottom w:val="0"/>
      <w:divBdr>
        <w:top w:val="none" w:sz="0" w:space="0" w:color="auto"/>
        <w:left w:val="none" w:sz="0" w:space="0" w:color="auto"/>
        <w:bottom w:val="none" w:sz="0" w:space="0" w:color="auto"/>
        <w:right w:val="none" w:sz="0" w:space="0" w:color="auto"/>
      </w:divBdr>
      <w:divsChild>
        <w:div w:id="8408858">
          <w:marLeft w:val="0"/>
          <w:marRight w:val="0"/>
          <w:marTop w:val="0"/>
          <w:marBottom w:val="0"/>
          <w:divBdr>
            <w:top w:val="none" w:sz="0" w:space="0" w:color="auto"/>
            <w:left w:val="none" w:sz="0" w:space="0" w:color="auto"/>
            <w:bottom w:val="none" w:sz="0" w:space="0" w:color="auto"/>
            <w:right w:val="none" w:sz="0" w:space="0" w:color="auto"/>
          </w:divBdr>
          <w:divsChild>
            <w:div w:id="142942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3475">
      <w:bodyDiv w:val="1"/>
      <w:marLeft w:val="0"/>
      <w:marRight w:val="0"/>
      <w:marTop w:val="0"/>
      <w:marBottom w:val="0"/>
      <w:divBdr>
        <w:top w:val="none" w:sz="0" w:space="0" w:color="auto"/>
        <w:left w:val="none" w:sz="0" w:space="0" w:color="auto"/>
        <w:bottom w:val="none" w:sz="0" w:space="0" w:color="auto"/>
        <w:right w:val="none" w:sz="0" w:space="0" w:color="auto"/>
      </w:divBdr>
      <w:divsChild>
        <w:div w:id="1842354519">
          <w:marLeft w:val="0"/>
          <w:marRight w:val="0"/>
          <w:marTop w:val="0"/>
          <w:marBottom w:val="0"/>
          <w:divBdr>
            <w:top w:val="none" w:sz="0" w:space="0" w:color="auto"/>
            <w:left w:val="none" w:sz="0" w:space="0" w:color="auto"/>
            <w:bottom w:val="none" w:sz="0" w:space="0" w:color="auto"/>
            <w:right w:val="none" w:sz="0" w:space="0" w:color="auto"/>
          </w:divBdr>
          <w:divsChild>
            <w:div w:id="194121755">
              <w:marLeft w:val="0"/>
              <w:marRight w:val="0"/>
              <w:marTop w:val="0"/>
              <w:marBottom w:val="0"/>
              <w:divBdr>
                <w:top w:val="none" w:sz="0" w:space="0" w:color="auto"/>
                <w:left w:val="none" w:sz="0" w:space="0" w:color="auto"/>
                <w:bottom w:val="none" w:sz="0" w:space="0" w:color="auto"/>
                <w:right w:val="none" w:sz="0" w:space="0" w:color="auto"/>
              </w:divBdr>
              <w:divsChild>
                <w:div w:id="6887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653527">
      <w:bodyDiv w:val="1"/>
      <w:marLeft w:val="0"/>
      <w:marRight w:val="0"/>
      <w:marTop w:val="0"/>
      <w:marBottom w:val="0"/>
      <w:divBdr>
        <w:top w:val="none" w:sz="0" w:space="0" w:color="auto"/>
        <w:left w:val="none" w:sz="0" w:space="0" w:color="auto"/>
        <w:bottom w:val="none" w:sz="0" w:space="0" w:color="auto"/>
        <w:right w:val="none" w:sz="0" w:space="0" w:color="auto"/>
      </w:divBdr>
    </w:div>
    <w:div w:id="721056465">
      <w:bodyDiv w:val="1"/>
      <w:marLeft w:val="0"/>
      <w:marRight w:val="0"/>
      <w:marTop w:val="0"/>
      <w:marBottom w:val="0"/>
      <w:divBdr>
        <w:top w:val="none" w:sz="0" w:space="0" w:color="auto"/>
        <w:left w:val="none" w:sz="0" w:space="0" w:color="auto"/>
        <w:bottom w:val="none" w:sz="0" w:space="0" w:color="auto"/>
        <w:right w:val="none" w:sz="0" w:space="0" w:color="auto"/>
      </w:divBdr>
    </w:div>
    <w:div w:id="726534883">
      <w:bodyDiv w:val="1"/>
      <w:marLeft w:val="0"/>
      <w:marRight w:val="0"/>
      <w:marTop w:val="0"/>
      <w:marBottom w:val="0"/>
      <w:divBdr>
        <w:top w:val="none" w:sz="0" w:space="0" w:color="auto"/>
        <w:left w:val="none" w:sz="0" w:space="0" w:color="auto"/>
        <w:bottom w:val="none" w:sz="0" w:space="0" w:color="auto"/>
        <w:right w:val="none" w:sz="0" w:space="0" w:color="auto"/>
      </w:divBdr>
      <w:divsChild>
        <w:div w:id="1916940272">
          <w:marLeft w:val="0"/>
          <w:marRight w:val="0"/>
          <w:marTop w:val="0"/>
          <w:marBottom w:val="0"/>
          <w:divBdr>
            <w:top w:val="none" w:sz="0" w:space="0" w:color="auto"/>
            <w:left w:val="none" w:sz="0" w:space="0" w:color="auto"/>
            <w:bottom w:val="none" w:sz="0" w:space="0" w:color="auto"/>
            <w:right w:val="none" w:sz="0" w:space="0" w:color="auto"/>
          </w:divBdr>
          <w:divsChild>
            <w:div w:id="37297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704698">
      <w:bodyDiv w:val="1"/>
      <w:marLeft w:val="0"/>
      <w:marRight w:val="0"/>
      <w:marTop w:val="0"/>
      <w:marBottom w:val="0"/>
      <w:divBdr>
        <w:top w:val="none" w:sz="0" w:space="0" w:color="auto"/>
        <w:left w:val="none" w:sz="0" w:space="0" w:color="auto"/>
        <w:bottom w:val="none" w:sz="0" w:space="0" w:color="auto"/>
        <w:right w:val="none" w:sz="0" w:space="0" w:color="auto"/>
      </w:divBdr>
      <w:divsChild>
        <w:div w:id="1045374523">
          <w:marLeft w:val="0"/>
          <w:marRight w:val="0"/>
          <w:marTop w:val="0"/>
          <w:marBottom w:val="0"/>
          <w:divBdr>
            <w:top w:val="none" w:sz="0" w:space="0" w:color="auto"/>
            <w:left w:val="none" w:sz="0" w:space="0" w:color="auto"/>
            <w:bottom w:val="none" w:sz="0" w:space="0" w:color="auto"/>
            <w:right w:val="none" w:sz="0" w:space="0" w:color="auto"/>
          </w:divBdr>
          <w:divsChild>
            <w:div w:id="113772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658904">
      <w:bodyDiv w:val="1"/>
      <w:marLeft w:val="0"/>
      <w:marRight w:val="0"/>
      <w:marTop w:val="0"/>
      <w:marBottom w:val="0"/>
      <w:divBdr>
        <w:top w:val="none" w:sz="0" w:space="0" w:color="auto"/>
        <w:left w:val="none" w:sz="0" w:space="0" w:color="auto"/>
        <w:bottom w:val="none" w:sz="0" w:space="0" w:color="auto"/>
        <w:right w:val="none" w:sz="0" w:space="0" w:color="auto"/>
      </w:divBdr>
    </w:div>
    <w:div w:id="756907208">
      <w:bodyDiv w:val="1"/>
      <w:marLeft w:val="0"/>
      <w:marRight w:val="0"/>
      <w:marTop w:val="0"/>
      <w:marBottom w:val="0"/>
      <w:divBdr>
        <w:top w:val="none" w:sz="0" w:space="0" w:color="auto"/>
        <w:left w:val="none" w:sz="0" w:space="0" w:color="auto"/>
        <w:bottom w:val="none" w:sz="0" w:space="0" w:color="auto"/>
        <w:right w:val="none" w:sz="0" w:space="0" w:color="auto"/>
      </w:divBdr>
      <w:divsChild>
        <w:div w:id="721907674">
          <w:marLeft w:val="0"/>
          <w:marRight w:val="0"/>
          <w:marTop w:val="0"/>
          <w:marBottom w:val="0"/>
          <w:divBdr>
            <w:top w:val="none" w:sz="0" w:space="0" w:color="auto"/>
            <w:left w:val="none" w:sz="0" w:space="0" w:color="auto"/>
            <w:bottom w:val="none" w:sz="0" w:space="0" w:color="auto"/>
            <w:right w:val="none" w:sz="0" w:space="0" w:color="auto"/>
          </w:divBdr>
          <w:divsChild>
            <w:div w:id="174883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083112">
      <w:bodyDiv w:val="1"/>
      <w:marLeft w:val="0"/>
      <w:marRight w:val="0"/>
      <w:marTop w:val="0"/>
      <w:marBottom w:val="0"/>
      <w:divBdr>
        <w:top w:val="none" w:sz="0" w:space="0" w:color="auto"/>
        <w:left w:val="none" w:sz="0" w:space="0" w:color="auto"/>
        <w:bottom w:val="none" w:sz="0" w:space="0" w:color="auto"/>
        <w:right w:val="none" w:sz="0" w:space="0" w:color="auto"/>
      </w:divBdr>
    </w:div>
    <w:div w:id="800466289">
      <w:bodyDiv w:val="1"/>
      <w:marLeft w:val="0"/>
      <w:marRight w:val="0"/>
      <w:marTop w:val="0"/>
      <w:marBottom w:val="0"/>
      <w:divBdr>
        <w:top w:val="none" w:sz="0" w:space="0" w:color="auto"/>
        <w:left w:val="none" w:sz="0" w:space="0" w:color="auto"/>
        <w:bottom w:val="none" w:sz="0" w:space="0" w:color="auto"/>
        <w:right w:val="none" w:sz="0" w:space="0" w:color="auto"/>
      </w:divBdr>
    </w:div>
    <w:div w:id="818152493">
      <w:bodyDiv w:val="1"/>
      <w:marLeft w:val="0"/>
      <w:marRight w:val="0"/>
      <w:marTop w:val="0"/>
      <w:marBottom w:val="0"/>
      <w:divBdr>
        <w:top w:val="none" w:sz="0" w:space="0" w:color="auto"/>
        <w:left w:val="none" w:sz="0" w:space="0" w:color="auto"/>
        <w:bottom w:val="none" w:sz="0" w:space="0" w:color="auto"/>
        <w:right w:val="none" w:sz="0" w:space="0" w:color="auto"/>
      </w:divBdr>
      <w:divsChild>
        <w:div w:id="566183809">
          <w:marLeft w:val="547"/>
          <w:marRight w:val="0"/>
          <w:marTop w:val="200"/>
          <w:marBottom w:val="0"/>
          <w:divBdr>
            <w:top w:val="none" w:sz="0" w:space="0" w:color="auto"/>
            <w:left w:val="none" w:sz="0" w:space="0" w:color="auto"/>
            <w:bottom w:val="none" w:sz="0" w:space="0" w:color="auto"/>
            <w:right w:val="none" w:sz="0" w:space="0" w:color="auto"/>
          </w:divBdr>
        </w:div>
        <w:div w:id="1065906915">
          <w:marLeft w:val="547"/>
          <w:marRight w:val="0"/>
          <w:marTop w:val="200"/>
          <w:marBottom w:val="0"/>
          <w:divBdr>
            <w:top w:val="none" w:sz="0" w:space="0" w:color="auto"/>
            <w:left w:val="none" w:sz="0" w:space="0" w:color="auto"/>
            <w:bottom w:val="none" w:sz="0" w:space="0" w:color="auto"/>
            <w:right w:val="none" w:sz="0" w:space="0" w:color="auto"/>
          </w:divBdr>
        </w:div>
        <w:div w:id="1151756260">
          <w:marLeft w:val="547"/>
          <w:marRight w:val="0"/>
          <w:marTop w:val="200"/>
          <w:marBottom w:val="0"/>
          <w:divBdr>
            <w:top w:val="none" w:sz="0" w:space="0" w:color="auto"/>
            <w:left w:val="none" w:sz="0" w:space="0" w:color="auto"/>
            <w:bottom w:val="none" w:sz="0" w:space="0" w:color="auto"/>
            <w:right w:val="none" w:sz="0" w:space="0" w:color="auto"/>
          </w:divBdr>
        </w:div>
      </w:divsChild>
    </w:div>
    <w:div w:id="854005461">
      <w:bodyDiv w:val="1"/>
      <w:marLeft w:val="0"/>
      <w:marRight w:val="0"/>
      <w:marTop w:val="0"/>
      <w:marBottom w:val="0"/>
      <w:divBdr>
        <w:top w:val="none" w:sz="0" w:space="0" w:color="auto"/>
        <w:left w:val="none" w:sz="0" w:space="0" w:color="auto"/>
        <w:bottom w:val="none" w:sz="0" w:space="0" w:color="auto"/>
        <w:right w:val="none" w:sz="0" w:space="0" w:color="auto"/>
      </w:divBdr>
    </w:div>
    <w:div w:id="876504233">
      <w:bodyDiv w:val="1"/>
      <w:marLeft w:val="0"/>
      <w:marRight w:val="0"/>
      <w:marTop w:val="0"/>
      <w:marBottom w:val="0"/>
      <w:divBdr>
        <w:top w:val="none" w:sz="0" w:space="0" w:color="auto"/>
        <w:left w:val="none" w:sz="0" w:space="0" w:color="auto"/>
        <w:bottom w:val="none" w:sz="0" w:space="0" w:color="auto"/>
        <w:right w:val="none" w:sz="0" w:space="0" w:color="auto"/>
      </w:divBdr>
    </w:div>
    <w:div w:id="876770541">
      <w:bodyDiv w:val="1"/>
      <w:marLeft w:val="0"/>
      <w:marRight w:val="0"/>
      <w:marTop w:val="0"/>
      <w:marBottom w:val="0"/>
      <w:divBdr>
        <w:top w:val="none" w:sz="0" w:space="0" w:color="auto"/>
        <w:left w:val="none" w:sz="0" w:space="0" w:color="auto"/>
        <w:bottom w:val="none" w:sz="0" w:space="0" w:color="auto"/>
        <w:right w:val="none" w:sz="0" w:space="0" w:color="auto"/>
      </w:divBdr>
    </w:div>
    <w:div w:id="886645881">
      <w:bodyDiv w:val="1"/>
      <w:marLeft w:val="0"/>
      <w:marRight w:val="0"/>
      <w:marTop w:val="0"/>
      <w:marBottom w:val="0"/>
      <w:divBdr>
        <w:top w:val="none" w:sz="0" w:space="0" w:color="auto"/>
        <w:left w:val="none" w:sz="0" w:space="0" w:color="auto"/>
        <w:bottom w:val="none" w:sz="0" w:space="0" w:color="auto"/>
        <w:right w:val="none" w:sz="0" w:space="0" w:color="auto"/>
      </w:divBdr>
      <w:divsChild>
        <w:div w:id="1577473932">
          <w:marLeft w:val="0"/>
          <w:marRight w:val="0"/>
          <w:marTop w:val="0"/>
          <w:marBottom w:val="0"/>
          <w:divBdr>
            <w:top w:val="none" w:sz="0" w:space="0" w:color="auto"/>
            <w:left w:val="none" w:sz="0" w:space="0" w:color="auto"/>
            <w:bottom w:val="none" w:sz="0" w:space="0" w:color="auto"/>
            <w:right w:val="none" w:sz="0" w:space="0" w:color="auto"/>
          </w:divBdr>
          <w:divsChild>
            <w:div w:id="811601289">
              <w:marLeft w:val="0"/>
              <w:marRight w:val="0"/>
              <w:marTop w:val="0"/>
              <w:marBottom w:val="0"/>
              <w:divBdr>
                <w:top w:val="none" w:sz="0" w:space="0" w:color="auto"/>
                <w:left w:val="none" w:sz="0" w:space="0" w:color="auto"/>
                <w:bottom w:val="none" w:sz="0" w:space="0" w:color="auto"/>
                <w:right w:val="none" w:sz="0" w:space="0" w:color="auto"/>
              </w:divBdr>
              <w:divsChild>
                <w:div w:id="13256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132384">
      <w:bodyDiv w:val="1"/>
      <w:marLeft w:val="0"/>
      <w:marRight w:val="0"/>
      <w:marTop w:val="0"/>
      <w:marBottom w:val="0"/>
      <w:divBdr>
        <w:top w:val="none" w:sz="0" w:space="0" w:color="auto"/>
        <w:left w:val="none" w:sz="0" w:space="0" w:color="auto"/>
        <w:bottom w:val="none" w:sz="0" w:space="0" w:color="auto"/>
        <w:right w:val="none" w:sz="0" w:space="0" w:color="auto"/>
      </w:divBdr>
      <w:divsChild>
        <w:div w:id="143394391">
          <w:marLeft w:val="0"/>
          <w:marRight w:val="0"/>
          <w:marTop w:val="0"/>
          <w:marBottom w:val="0"/>
          <w:divBdr>
            <w:top w:val="none" w:sz="0" w:space="0" w:color="auto"/>
            <w:left w:val="none" w:sz="0" w:space="0" w:color="auto"/>
            <w:bottom w:val="none" w:sz="0" w:space="0" w:color="auto"/>
            <w:right w:val="none" w:sz="0" w:space="0" w:color="auto"/>
          </w:divBdr>
          <w:divsChild>
            <w:div w:id="1142889917">
              <w:marLeft w:val="0"/>
              <w:marRight w:val="0"/>
              <w:marTop w:val="0"/>
              <w:marBottom w:val="0"/>
              <w:divBdr>
                <w:top w:val="none" w:sz="0" w:space="0" w:color="auto"/>
                <w:left w:val="none" w:sz="0" w:space="0" w:color="auto"/>
                <w:bottom w:val="none" w:sz="0" w:space="0" w:color="auto"/>
                <w:right w:val="none" w:sz="0" w:space="0" w:color="auto"/>
              </w:divBdr>
            </w:div>
            <w:div w:id="188660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995002">
      <w:bodyDiv w:val="1"/>
      <w:marLeft w:val="0"/>
      <w:marRight w:val="0"/>
      <w:marTop w:val="0"/>
      <w:marBottom w:val="0"/>
      <w:divBdr>
        <w:top w:val="none" w:sz="0" w:space="0" w:color="auto"/>
        <w:left w:val="none" w:sz="0" w:space="0" w:color="auto"/>
        <w:bottom w:val="none" w:sz="0" w:space="0" w:color="auto"/>
        <w:right w:val="none" w:sz="0" w:space="0" w:color="auto"/>
      </w:divBdr>
      <w:divsChild>
        <w:div w:id="1856654159">
          <w:marLeft w:val="0"/>
          <w:marRight w:val="0"/>
          <w:marTop w:val="0"/>
          <w:marBottom w:val="0"/>
          <w:divBdr>
            <w:top w:val="none" w:sz="0" w:space="0" w:color="auto"/>
            <w:left w:val="none" w:sz="0" w:space="0" w:color="auto"/>
            <w:bottom w:val="none" w:sz="0" w:space="0" w:color="auto"/>
            <w:right w:val="none" w:sz="0" w:space="0" w:color="auto"/>
          </w:divBdr>
          <w:divsChild>
            <w:div w:id="2506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615598">
      <w:bodyDiv w:val="1"/>
      <w:marLeft w:val="0"/>
      <w:marRight w:val="0"/>
      <w:marTop w:val="0"/>
      <w:marBottom w:val="0"/>
      <w:divBdr>
        <w:top w:val="none" w:sz="0" w:space="0" w:color="auto"/>
        <w:left w:val="none" w:sz="0" w:space="0" w:color="auto"/>
        <w:bottom w:val="none" w:sz="0" w:space="0" w:color="auto"/>
        <w:right w:val="none" w:sz="0" w:space="0" w:color="auto"/>
      </w:divBdr>
      <w:divsChild>
        <w:div w:id="1203404450">
          <w:marLeft w:val="0"/>
          <w:marRight w:val="0"/>
          <w:marTop w:val="0"/>
          <w:marBottom w:val="0"/>
          <w:divBdr>
            <w:top w:val="none" w:sz="0" w:space="0" w:color="auto"/>
            <w:left w:val="none" w:sz="0" w:space="0" w:color="auto"/>
            <w:bottom w:val="none" w:sz="0" w:space="0" w:color="auto"/>
            <w:right w:val="none" w:sz="0" w:space="0" w:color="auto"/>
          </w:divBdr>
          <w:divsChild>
            <w:div w:id="1017730109">
              <w:marLeft w:val="0"/>
              <w:marRight w:val="0"/>
              <w:marTop w:val="0"/>
              <w:marBottom w:val="0"/>
              <w:divBdr>
                <w:top w:val="none" w:sz="0" w:space="0" w:color="auto"/>
                <w:left w:val="none" w:sz="0" w:space="0" w:color="auto"/>
                <w:bottom w:val="none" w:sz="0" w:space="0" w:color="auto"/>
                <w:right w:val="none" w:sz="0" w:space="0" w:color="auto"/>
              </w:divBdr>
            </w:div>
            <w:div w:id="14658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2840">
      <w:bodyDiv w:val="1"/>
      <w:marLeft w:val="0"/>
      <w:marRight w:val="0"/>
      <w:marTop w:val="0"/>
      <w:marBottom w:val="0"/>
      <w:divBdr>
        <w:top w:val="none" w:sz="0" w:space="0" w:color="auto"/>
        <w:left w:val="none" w:sz="0" w:space="0" w:color="auto"/>
        <w:bottom w:val="none" w:sz="0" w:space="0" w:color="auto"/>
        <w:right w:val="none" w:sz="0" w:space="0" w:color="auto"/>
      </w:divBdr>
      <w:divsChild>
        <w:div w:id="570776640">
          <w:marLeft w:val="0"/>
          <w:marRight w:val="0"/>
          <w:marTop w:val="0"/>
          <w:marBottom w:val="0"/>
          <w:divBdr>
            <w:top w:val="none" w:sz="0" w:space="0" w:color="auto"/>
            <w:left w:val="none" w:sz="0" w:space="0" w:color="auto"/>
            <w:bottom w:val="none" w:sz="0" w:space="0" w:color="auto"/>
            <w:right w:val="none" w:sz="0" w:space="0" w:color="auto"/>
          </w:divBdr>
          <w:divsChild>
            <w:div w:id="104733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212482">
      <w:bodyDiv w:val="1"/>
      <w:marLeft w:val="0"/>
      <w:marRight w:val="0"/>
      <w:marTop w:val="0"/>
      <w:marBottom w:val="0"/>
      <w:divBdr>
        <w:top w:val="none" w:sz="0" w:space="0" w:color="auto"/>
        <w:left w:val="none" w:sz="0" w:space="0" w:color="auto"/>
        <w:bottom w:val="none" w:sz="0" w:space="0" w:color="auto"/>
        <w:right w:val="none" w:sz="0" w:space="0" w:color="auto"/>
      </w:divBdr>
    </w:div>
    <w:div w:id="945187558">
      <w:bodyDiv w:val="1"/>
      <w:marLeft w:val="0"/>
      <w:marRight w:val="0"/>
      <w:marTop w:val="0"/>
      <w:marBottom w:val="0"/>
      <w:divBdr>
        <w:top w:val="none" w:sz="0" w:space="0" w:color="auto"/>
        <w:left w:val="none" w:sz="0" w:space="0" w:color="auto"/>
        <w:bottom w:val="none" w:sz="0" w:space="0" w:color="auto"/>
        <w:right w:val="none" w:sz="0" w:space="0" w:color="auto"/>
      </w:divBdr>
    </w:div>
    <w:div w:id="947469967">
      <w:bodyDiv w:val="1"/>
      <w:marLeft w:val="0"/>
      <w:marRight w:val="0"/>
      <w:marTop w:val="0"/>
      <w:marBottom w:val="0"/>
      <w:divBdr>
        <w:top w:val="none" w:sz="0" w:space="0" w:color="auto"/>
        <w:left w:val="none" w:sz="0" w:space="0" w:color="auto"/>
        <w:bottom w:val="none" w:sz="0" w:space="0" w:color="auto"/>
        <w:right w:val="none" w:sz="0" w:space="0" w:color="auto"/>
      </w:divBdr>
      <w:divsChild>
        <w:div w:id="1716150584">
          <w:marLeft w:val="547"/>
          <w:marRight w:val="0"/>
          <w:marTop w:val="200"/>
          <w:marBottom w:val="0"/>
          <w:divBdr>
            <w:top w:val="none" w:sz="0" w:space="0" w:color="auto"/>
            <w:left w:val="none" w:sz="0" w:space="0" w:color="auto"/>
            <w:bottom w:val="none" w:sz="0" w:space="0" w:color="auto"/>
            <w:right w:val="none" w:sz="0" w:space="0" w:color="auto"/>
          </w:divBdr>
        </w:div>
      </w:divsChild>
    </w:div>
    <w:div w:id="965693907">
      <w:bodyDiv w:val="1"/>
      <w:marLeft w:val="0"/>
      <w:marRight w:val="0"/>
      <w:marTop w:val="0"/>
      <w:marBottom w:val="0"/>
      <w:divBdr>
        <w:top w:val="none" w:sz="0" w:space="0" w:color="auto"/>
        <w:left w:val="none" w:sz="0" w:space="0" w:color="auto"/>
        <w:bottom w:val="none" w:sz="0" w:space="0" w:color="auto"/>
        <w:right w:val="none" w:sz="0" w:space="0" w:color="auto"/>
      </w:divBdr>
      <w:divsChild>
        <w:div w:id="1949504028">
          <w:marLeft w:val="0"/>
          <w:marRight w:val="0"/>
          <w:marTop w:val="0"/>
          <w:marBottom w:val="0"/>
          <w:divBdr>
            <w:top w:val="none" w:sz="0" w:space="0" w:color="auto"/>
            <w:left w:val="none" w:sz="0" w:space="0" w:color="auto"/>
            <w:bottom w:val="none" w:sz="0" w:space="0" w:color="auto"/>
            <w:right w:val="none" w:sz="0" w:space="0" w:color="auto"/>
          </w:divBdr>
          <w:divsChild>
            <w:div w:id="10768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354535">
      <w:bodyDiv w:val="1"/>
      <w:marLeft w:val="0"/>
      <w:marRight w:val="0"/>
      <w:marTop w:val="0"/>
      <w:marBottom w:val="0"/>
      <w:divBdr>
        <w:top w:val="none" w:sz="0" w:space="0" w:color="auto"/>
        <w:left w:val="none" w:sz="0" w:space="0" w:color="auto"/>
        <w:bottom w:val="none" w:sz="0" w:space="0" w:color="auto"/>
        <w:right w:val="none" w:sz="0" w:space="0" w:color="auto"/>
      </w:divBdr>
      <w:divsChild>
        <w:div w:id="2123378933">
          <w:marLeft w:val="0"/>
          <w:marRight w:val="0"/>
          <w:marTop w:val="0"/>
          <w:marBottom w:val="0"/>
          <w:divBdr>
            <w:top w:val="none" w:sz="0" w:space="0" w:color="auto"/>
            <w:left w:val="none" w:sz="0" w:space="0" w:color="auto"/>
            <w:bottom w:val="none" w:sz="0" w:space="0" w:color="auto"/>
            <w:right w:val="none" w:sz="0" w:space="0" w:color="auto"/>
          </w:divBdr>
          <w:divsChild>
            <w:div w:id="1939554815">
              <w:marLeft w:val="0"/>
              <w:marRight w:val="0"/>
              <w:marTop w:val="0"/>
              <w:marBottom w:val="0"/>
              <w:divBdr>
                <w:top w:val="none" w:sz="0" w:space="0" w:color="auto"/>
                <w:left w:val="none" w:sz="0" w:space="0" w:color="auto"/>
                <w:bottom w:val="none" w:sz="0" w:space="0" w:color="auto"/>
                <w:right w:val="none" w:sz="0" w:space="0" w:color="auto"/>
              </w:divBdr>
            </w:div>
            <w:div w:id="167224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145511">
      <w:bodyDiv w:val="1"/>
      <w:marLeft w:val="0"/>
      <w:marRight w:val="0"/>
      <w:marTop w:val="0"/>
      <w:marBottom w:val="0"/>
      <w:divBdr>
        <w:top w:val="none" w:sz="0" w:space="0" w:color="auto"/>
        <w:left w:val="none" w:sz="0" w:space="0" w:color="auto"/>
        <w:bottom w:val="none" w:sz="0" w:space="0" w:color="auto"/>
        <w:right w:val="none" w:sz="0" w:space="0" w:color="auto"/>
      </w:divBdr>
      <w:divsChild>
        <w:div w:id="844784151">
          <w:marLeft w:val="0"/>
          <w:marRight w:val="0"/>
          <w:marTop w:val="0"/>
          <w:marBottom w:val="0"/>
          <w:divBdr>
            <w:top w:val="none" w:sz="0" w:space="0" w:color="auto"/>
            <w:left w:val="none" w:sz="0" w:space="0" w:color="auto"/>
            <w:bottom w:val="none" w:sz="0" w:space="0" w:color="auto"/>
            <w:right w:val="none" w:sz="0" w:space="0" w:color="auto"/>
          </w:divBdr>
          <w:divsChild>
            <w:div w:id="189373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096135">
      <w:bodyDiv w:val="1"/>
      <w:marLeft w:val="0"/>
      <w:marRight w:val="0"/>
      <w:marTop w:val="0"/>
      <w:marBottom w:val="0"/>
      <w:divBdr>
        <w:top w:val="none" w:sz="0" w:space="0" w:color="auto"/>
        <w:left w:val="none" w:sz="0" w:space="0" w:color="auto"/>
        <w:bottom w:val="none" w:sz="0" w:space="0" w:color="auto"/>
        <w:right w:val="none" w:sz="0" w:space="0" w:color="auto"/>
      </w:divBdr>
      <w:divsChild>
        <w:div w:id="680593100">
          <w:marLeft w:val="547"/>
          <w:marRight w:val="0"/>
          <w:marTop w:val="200"/>
          <w:marBottom w:val="0"/>
          <w:divBdr>
            <w:top w:val="none" w:sz="0" w:space="0" w:color="auto"/>
            <w:left w:val="none" w:sz="0" w:space="0" w:color="auto"/>
            <w:bottom w:val="none" w:sz="0" w:space="0" w:color="auto"/>
            <w:right w:val="none" w:sz="0" w:space="0" w:color="auto"/>
          </w:divBdr>
        </w:div>
      </w:divsChild>
    </w:div>
    <w:div w:id="1030187752">
      <w:bodyDiv w:val="1"/>
      <w:marLeft w:val="0"/>
      <w:marRight w:val="0"/>
      <w:marTop w:val="0"/>
      <w:marBottom w:val="0"/>
      <w:divBdr>
        <w:top w:val="none" w:sz="0" w:space="0" w:color="auto"/>
        <w:left w:val="none" w:sz="0" w:space="0" w:color="auto"/>
        <w:bottom w:val="none" w:sz="0" w:space="0" w:color="auto"/>
        <w:right w:val="none" w:sz="0" w:space="0" w:color="auto"/>
      </w:divBdr>
    </w:div>
    <w:div w:id="1031952492">
      <w:bodyDiv w:val="1"/>
      <w:marLeft w:val="0"/>
      <w:marRight w:val="0"/>
      <w:marTop w:val="0"/>
      <w:marBottom w:val="0"/>
      <w:divBdr>
        <w:top w:val="none" w:sz="0" w:space="0" w:color="auto"/>
        <w:left w:val="none" w:sz="0" w:space="0" w:color="auto"/>
        <w:bottom w:val="none" w:sz="0" w:space="0" w:color="auto"/>
        <w:right w:val="none" w:sz="0" w:space="0" w:color="auto"/>
      </w:divBdr>
    </w:div>
    <w:div w:id="1047724662">
      <w:bodyDiv w:val="1"/>
      <w:marLeft w:val="0"/>
      <w:marRight w:val="0"/>
      <w:marTop w:val="0"/>
      <w:marBottom w:val="0"/>
      <w:divBdr>
        <w:top w:val="none" w:sz="0" w:space="0" w:color="auto"/>
        <w:left w:val="none" w:sz="0" w:space="0" w:color="auto"/>
        <w:bottom w:val="none" w:sz="0" w:space="0" w:color="auto"/>
        <w:right w:val="none" w:sz="0" w:space="0" w:color="auto"/>
      </w:divBdr>
      <w:divsChild>
        <w:div w:id="276181851">
          <w:marLeft w:val="0"/>
          <w:marRight w:val="0"/>
          <w:marTop w:val="0"/>
          <w:marBottom w:val="0"/>
          <w:divBdr>
            <w:top w:val="none" w:sz="0" w:space="0" w:color="auto"/>
            <w:left w:val="none" w:sz="0" w:space="0" w:color="auto"/>
            <w:bottom w:val="none" w:sz="0" w:space="0" w:color="auto"/>
            <w:right w:val="none" w:sz="0" w:space="0" w:color="auto"/>
          </w:divBdr>
          <w:divsChild>
            <w:div w:id="361594389">
              <w:marLeft w:val="0"/>
              <w:marRight w:val="0"/>
              <w:marTop w:val="0"/>
              <w:marBottom w:val="0"/>
              <w:divBdr>
                <w:top w:val="none" w:sz="0" w:space="0" w:color="auto"/>
                <w:left w:val="none" w:sz="0" w:space="0" w:color="auto"/>
                <w:bottom w:val="none" w:sz="0" w:space="0" w:color="auto"/>
                <w:right w:val="none" w:sz="0" w:space="0" w:color="auto"/>
              </w:divBdr>
              <w:divsChild>
                <w:div w:id="1898204002">
                  <w:marLeft w:val="0"/>
                  <w:marRight w:val="0"/>
                  <w:marTop w:val="0"/>
                  <w:marBottom w:val="0"/>
                  <w:divBdr>
                    <w:top w:val="none" w:sz="0" w:space="0" w:color="auto"/>
                    <w:left w:val="none" w:sz="0" w:space="0" w:color="auto"/>
                    <w:bottom w:val="none" w:sz="0" w:space="0" w:color="auto"/>
                    <w:right w:val="none" w:sz="0" w:space="0" w:color="auto"/>
                  </w:divBdr>
                  <w:divsChild>
                    <w:div w:id="58064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90416">
      <w:bodyDiv w:val="1"/>
      <w:marLeft w:val="0"/>
      <w:marRight w:val="0"/>
      <w:marTop w:val="0"/>
      <w:marBottom w:val="0"/>
      <w:divBdr>
        <w:top w:val="none" w:sz="0" w:space="0" w:color="auto"/>
        <w:left w:val="none" w:sz="0" w:space="0" w:color="auto"/>
        <w:bottom w:val="none" w:sz="0" w:space="0" w:color="auto"/>
        <w:right w:val="none" w:sz="0" w:space="0" w:color="auto"/>
      </w:divBdr>
      <w:divsChild>
        <w:div w:id="913927954">
          <w:marLeft w:val="562"/>
          <w:marRight w:val="0"/>
          <w:marTop w:val="115"/>
          <w:marBottom w:val="0"/>
          <w:divBdr>
            <w:top w:val="none" w:sz="0" w:space="0" w:color="auto"/>
            <w:left w:val="none" w:sz="0" w:space="0" w:color="auto"/>
            <w:bottom w:val="none" w:sz="0" w:space="0" w:color="auto"/>
            <w:right w:val="none" w:sz="0" w:space="0" w:color="auto"/>
          </w:divBdr>
        </w:div>
        <w:div w:id="1726682127">
          <w:marLeft w:val="562"/>
          <w:marRight w:val="0"/>
          <w:marTop w:val="115"/>
          <w:marBottom w:val="0"/>
          <w:divBdr>
            <w:top w:val="none" w:sz="0" w:space="0" w:color="auto"/>
            <w:left w:val="none" w:sz="0" w:space="0" w:color="auto"/>
            <w:bottom w:val="none" w:sz="0" w:space="0" w:color="auto"/>
            <w:right w:val="none" w:sz="0" w:space="0" w:color="auto"/>
          </w:divBdr>
        </w:div>
      </w:divsChild>
    </w:div>
    <w:div w:id="1056127204">
      <w:bodyDiv w:val="1"/>
      <w:marLeft w:val="0"/>
      <w:marRight w:val="0"/>
      <w:marTop w:val="0"/>
      <w:marBottom w:val="0"/>
      <w:divBdr>
        <w:top w:val="none" w:sz="0" w:space="0" w:color="auto"/>
        <w:left w:val="none" w:sz="0" w:space="0" w:color="auto"/>
        <w:bottom w:val="none" w:sz="0" w:space="0" w:color="auto"/>
        <w:right w:val="none" w:sz="0" w:space="0" w:color="auto"/>
      </w:divBdr>
      <w:divsChild>
        <w:div w:id="2032097701">
          <w:marLeft w:val="0"/>
          <w:marRight w:val="0"/>
          <w:marTop w:val="0"/>
          <w:marBottom w:val="0"/>
          <w:divBdr>
            <w:top w:val="none" w:sz="0" w:space="0" w:color="auto"/>
            <w:left w:val="none" w:sz="0" w:space="0" w:color="auto"/>
            <w:bottom w:val="none" w:sz="0" w:space="0" w:color="auto"/>
            <w:right w:val="none" w:sz="0" w:space="0" w:color="auto"/>
          </w:divBdr>
          <w:divsChild>
            <w:div w:id="1429696122">
              <w:marLeft w:val="0"/>
              <w:marRight w:val="0"/>
              <w:marTop w:val="0"/>
              <w:marBottom w:val="0"/>
              <w:divBdr>
                <w:top w:val="none" w:sz="0" w:space="0" w:color="auto"/>
                <w:left w:val="none" w:sz="0" w:space="0" w:color="auto"/>
                <w:bottom w:val="none" w:sz="0" w:space="0" w:color="auto"/>
                <w:right w:val="none" w:sz="0" w:space="0" w:color="auto"/>
              </w:divBdr>
            </w:div>
            <w:div w:id="165179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146">
      <w:bodyDiv w:val="1"/>
      <w:marLeft w:val="0"/>
      <w:marRight w:val="0"/>
      <w:marTop w:val="0"/>
      <w:marBottom w:val="0"/>
      <w:divBdr>
        <w:top w:val="none" w:sz="0" w:space="0" w:color="auto"/>
        <w:left w:val="none" w:sz="0" w:space="0" w:color="auto"/>
        <w:bottom w:val="none" w:sz="0" w:space="0" w:color="auto"/>
        <w:right w:val="none" w:sz="0" w:space="0" w:color="auto"/>
      </w:divBdr>
    </w:div>
    <w:div w:id="1088189515">
      <w:bodyDiv w:val="1"/>
      <w:marLeft w:val="0"/>
      <w:marRight w:val="0"/>
      <w:marTop w:val="0"/>
      <w:marBottom w:val="0"/>
      <w:divBdr>
        <w:top w:val="none" w:sz="0" w:space="0" w:color="auto"/>
        <w:left w:val="none" w:sz="0" w:space="0" w:color="auto"/>
        <w:bottom w:val="none" w:sz="0" w:space="0" w:color="auto"/>
        <w:right w:val="none" w:sz="0" w:space="0" w:color="auto"/>
      </w:divBdr>
      <w:divsChild>
        <w:div w:id="1004631287">
          <w:marLeft w:val="562"/>
          <w:marRight w:val="0"/>
          <w:marTop w:val="115"/>
          <w:marBottom w:val="0"/>
          <w:divBdr>
            <w:top w:val="none" w:sz="0" w:space="0" w:color="auto"/>
            <w:left w:val="none" w:sz="0" w:space="0" w:color="auto"/>
            <w:bottom w:val="none" w:sz="0" w:space="0" w:color="auto"/>
            <w:right w:val="none" w:sz="0" w:space="0" w:color="auto"/>
          </w:divBdr>
        </w:div>
        <w:div w:id="1925337816">
          <w:marLeft w:val="562"/>
          <w:marRight w:val="0"/>
          <w:marTop w:val="115"/>
          <w:marBottom w:val="0"/>
          <w:divBdr>
            <w:top w:val="none" w:sz="0" w:space="0" w:color="auto"/>
            <w:left w:val="none" w:sz="0" w:space="0" w:color="auto"/>
            <w:bottom w:val="none" w:sz="0" w:space="0" w:color="auto"/>
            <w:right w:val="none" w:sz="0" w:space="0" w:color="auto"/>
          </w:divBdr>
        </w:div>
      </w:divsChild>
    </w:div>
    <w:div w:id="1088891645">
      <w:bodyDiv w:val="1"/>
      <w:marLeft w:val="0"/>
      <w:marRight w:val="0"/>
      <w:marTop w:val="0"/>
      <w:marBottom w:val="0"/>
      <w:divBdr>
        <w:top w:val="none" w:sz="0" w:space="0" w:color="auto"/>
        <w:left w:val="none" w:sz="0" w:space="0" w:color="auto"/>
        <w:bottom w:val="none" w:sz="0" w:space="0" w:color="auto"/>
        <w:right w:val="none" w:sz="0" w:space="0" w:color="auto"/>
      </w:divBdr>
    </w:div>
    <w:div w:id="1106194694">
      <w:bodyDiv w:val="1"/>
      <w:marLeft w:val="0"/>
      <w:marRight w:val="0"/>
      <w:marTop w:val="0"/>
      <w:marBottom w:val="0"/>
      <w:divBdr>
        <w:top w:val="none" w:sz="0" w:space="0" w:color="auto"/>
        <w:left w:val="none" w:sz="0" w:space="0" w:color="auto"/>
        <w:bottom w:val="none" w:sz="0" w:space="0" w:color="auto"/>
        <w:right w:val="none" w:sz="0" w:space="0" w:color="auto"/>
      </w:divBdr>
    </w:div>
    <w:div w:id="1109006308">
      <w:bodyDiv w:val="1"/>
      <w:marLeft w:val="0"/>
      <w:marRight w:val="0"/>
      <w:marTop w:val="0"/>
      <w:marBottom w:val="0"/>
      <w:divBdr>
        <w:top w:val="none" w:sz="0" w:space="0" w:color="auto"/>
        <w:left w:val="none" w:sz="0" w:space="0" w:color="auto"/>
        <w:bottom w:val="none" w:sz="0" w:space="0" w:color="auto"/>
        <w:right w:val="none" w:sz="0" w:space="0" w:color="auto"/>
      </w:divBdr>
    </w:div>
    <w:div w:id="1122655894">
      <w:bodyDiv w:val="1"/>
      <w:marLeft w:val="0"/>
      <w:marRight w:val="0"/>
      <w:marTop w:val="0"/>
      <w:marBottom w:val="0"/>
      <w:divBdr>
        <w:top w:val="none" w:sz="0" w:space="0" w:color="auto"/>
        <w:left w:val="none" w:sz="0" w:space="0" w:color="auto"/>
        <w:bottom w:val="none" w:sz="0" w:space="0" w:color="auto"/>
        <w:right w:val="none" w:sz="0" w:space="0" w:color="auto"/>
      </w:divBdr>
    </w:div>
    <w:div w:id="1147434908">
      <w:bodyDiv w:val="1"/>
      <w:marLeft w:val="0"/>
      <w:marRight w:val="0"/>
      <w:marTop w:val="0"/>
      <w:marBottom w:val="0"/>
      <w:divBdr>
        <w:top w:val="none" w:sz="0" w:space="0" w:color="auto"/>
        <w:left w:val="none" w:sz="0" w:space="0" w:color="auto"/>
        <w:bottom w:val="none" w:sz="0" w:space="0" w:color="auto"/>
        <w:right w:val="none" w:sz="0" w:space="0" w:color="auto"/>
      </w:divBdr>
    </w:div>
    <w:div w:id="1164125349">
      <w:bodyDiv w:val="1"/>
      <w:marLeft w:val="0"/>
      <w:marRight w:val="0"/>
      <w:marTop w:val="0"/>
      <w:marBottom w:val="0"/>
      <w:divBdr>
        <w:top w:val="none" w:sz="0" w:space="0" w:color="auto"/>
        <w:left w:val="none" w:sz="0" w:space="0" w:color="auto"/>
        <w:bottom w:val="none" w:sz="0" w:space="0" w:color="auto"/>
        <w:right w:val="none" w:sz="0" w:space="0" w:color="auto"/>
      </w:divBdr>
    </w:div>
    <w:div w:id="1171406751">
      <w:bodyDiv w:val="1"/>
      <w:marLeft w:val="0"/>
      <w:marRight w:val="0"/>
      <w:marTop w:val="0"/>
      <w:marBottom w:val="0"/>
      <w:divBdr>
        <w:top w:val="none" w:sz="0" w:space="0" w:color="auto"/>
        <w:left w:val="none" w:sz="0" w:space="0" w:color="auto"/>
        <w:bottom w:val="none" w:sz="0" w:space="0" w:color="auto"/>
        <w:right w:val="none" w:sz="0" w:space="0" w:color="auto"/>
      </w:divBdr>
    </w:div>
    <w:div w:id="1174415576">
      <w:bodyDiv w:val="1"/>
      <w:marLeft w:val="0"/>
      <w:marRight w:val="0"/>
      <w:marTop w:val="0"/>
      <w:marBottom w:val="0"/>
      <w:divBdr>
        <w:top w:val="none" w:sz="0" w:space="0" w:color="auto"/>
        <w:left w:val="none" w:sz="0" w:space="0" w:color="auto"/>
        <w:bottom w:val="none" w:sz="0" w:space="0" w:color="auto"/>
        <w:right w:val="none" w:sz="0" w:space="0" w:color="auto"/>
      </w:divBdr>
      <w:divsChild>
        <w:div w:id="445583927">
          <w:marLeft w:val="547"/>
          <w:marRight w:val="0"/>
          <w:marTop w:val="200"/>
          <w:marBottom w:val="0"/>
          <w:divBdr>
            <w:top w:val="none" w:sz="0" w:space="0" w:color="auto"/>
            <w:left w:val="none" w:sz="0" w:space="0" w:color="auto"/>
            <w:bottom w:val="none" w:sz="0" w:space="0" w:color="auto"/>
            <w:right w:val="none" w:sz="0" w:space="0" w:color="auto"/>
          </w:divBdr>
        </w:div>
      </w:divsChild>
    </w:div>
    <w:div w:id="1194028461">
      <w:bodyDiv w:val="1"/>
      <w:marLeft w:val="0"/>
      <w:marRight w:val="0"/>
      <w:marTop w:val="0"/>
      <w:marBottom w:val="0"/>
      <w:divBdr>
        <w:top w:val="none" w:sz="0" w:space="0" w:color="auto"/>
        <w:left w:val="none" w:sz="0" w:space="0" w:color="auto"/>
        <w:bottom w:val="none" w:sz="0" w:space="0" w:color="auto"/>
        <w:right w:val="none" w:sz="0" w:space="0" w:color="auto"/>
      </w:divBdr>
      <w:divsChild>
        <w:div w:id="74328369">
          <w:marLeft w:val="547"/>
          <w:marRight w:val="0"/>
          <w:marTop w:val="200"/>
          <w:marBottom w:val="0"/>
          <w:divBdr>
            <w:top w:val="none" w:sz="0" w:space="0" w:color="auto"/>
            <w:left w:val="none" w:sz="0" w:space="0" w:color="auto"/>
            <w:bottom w:val="none" w:sz="0" w:space="0" w:color="auto"/>
            <w:right w:val="none" w:sz="0" w:space="0" w:color="auto"/>
          </w:divBdr>
        </w:div>
      </w:divsChild>
    </w:div>
    <w:div w:id="1197083650">
      <w:bodyDiv w:val="1"/>
      <w:marLeft w:val="0"/>
      <w:marRight w:val="0"/>
      <w:marTop w:val="0"/>
      <w:marBottom w:val="0"/>
      <w:divBdr>
        <w:top w:val="none" w:sz="0" w:space="0" w:color="auto"/>
        <w:left w:val="none" w:sz="0" w:space="0" w:color="auto"/>
        <w:bottom w:val="none" w:sz="0" w:space="0" w:color="auto"/>
        <w:right w:val="none" w:sz="0" w:space="0" w:color="auto"/>
      </w:divBdr>
    </w:div>
    <w:div w:id="1199397682">
      <w:bodyDiv w:val="1"/>
      <w:marLeft w:val="0"/>
      <w:marRight w:val="0"/>
      <w:marTop w:val="0"/>
      <w:marBottom w:val="0"/>
      <w:divBdr>
        <w:top w:val="none" w:sz="0" w:space="0" w:color="auto"/>
        <w:left w:val="none" w:sz="0" w:space="0" w:color="auto"/>
        <w:bottom w:val="none" w:sz="0" w:space="0" w:color="auto"/>
        <w:right w:val="none" w:sz="0" w:space="0" w:color="auto"/>
      </w:divBdr>
    </w:div>
    <w:div w:id="1201673128">
      <w:bodyDiv w:val="1"/>
      <w:marLeft w:val="0"/>
      <w:marRight w:val="0"/>
      <w:marTop w:val="0"/>
      <w:marBottom w:val="0"/>
      <w:divBdr>
        <w:top w:val="none" w:sz="0" w:space="0" w:color="auto"/>
        <w:left w:val="none" w:sz="0" w:space="0" w:color="auto"/>
        <w:bottom w:val="none" w:sz="0" w:space="0" w:color="auto"/>
        <w:right w:val="none" w:sz="0" w:space="0" w:color="auto"/>
      </w:divBdr>
      <w:divsChild>
        <w:div w:id="962927723">
          <w:marLeft w:val="0"/>
          <w:marRight w:val="0"/>
          <w:marTop w:val="0"/>
          <w:marBottom w:val="0"/>
          <w:divBdr>
            <w:top w:val="none" w:sz="0" w:space="0" w:color="auto"/>
            <w:left w:val="none" w:sz="0" w:space="0" w:color="auto"/>
            <w:bottom w:val="none" w:sz="0" w:space="0" w:color="auto"/>
            <w:right w:val="none" w:sz="0" w:space="0" w:color="auto"/>
          </w:divBdr>
          <w:divsChild>
            <w:div w:id="173103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89914">
      <w:bodyDiv w:val="1"/>
      <w:marLeft w:val="0"/>
      <w:marRight w:val="0"/>
      <w:marTop w:val="0"/>
      <w:marBottom w:val="0"/>
      <w:divBdr>
        <w:top w:val="none" w:sz="0" w:space="0" w:color="auto"/>
        <w:left w:val="none" w:sz="0" w:space="0" w:color="auto"/>
        <w:bottom w:val="none" w:sz="0" w:space="0" w:color="auto"/>
        <w:right w:val="none" w:sz="0" w:space="0" w:color="auto"/>
      </w:divBdr>
      <w:divsChild>
        <w:div w:id="60103747">
          <w:marLeft w:val="547"/>
          <w:marRight w:val="0"/>
          <w:marTop w:val="200"/>
          <w:marBottom w:val="0"/>
          <w:divBdr>
            <w:top w:val="none" w:sz="0" w:space="0" w:color="auto"/>
            <w:left w:val="none" w:sz="0" w:space="0" w:color="auto"/>
            <w:bottom w:val="none" w:sz="0" w:space="0" w:color="auto"/>
            <w:right w:val="none" w:sz="0" w:space="0" w:color="auto"/>
          </w:divBdr>
        </w:div>
        <w:div w:id="1520123276">
          <w:marLeft w:val="547"/>
          <w:marRight w:val="0"/>
          <w:marTop w:val="200"/>
          <w:marBottom w:val="0"/>
          <w:divBdr>
            <w:top w:val="none" w:sz="0" w:space="0" w:color="auto"/>
            <w:left w:val="none" w:sz="0" w:space="0" w:color="auto"/>
            <w:bottom w:val="none" w:sz="0" w:space="0" w:color="auto"/>
            <w:right w:val="none" w:sz="0" w:space="0" w:color="auto"/>
          </w:divBdr>
        </w:div>
        <w:div w:id="1851216042">
          <w:marLeft w:val="547"/>
          <w:marRight w:val="0"/>
          <w:marTop w:val="200"/>
          <w:marBottom w:val="0"/>
          <w:divBdr>
            <w:top w:val="none" w:sz="0" w:space="0" w:color="auto"/>
            <w:left w:val="none" w:sz="0" w:space="0" w:color="auto"/>
            <w:bottom w:val="none" w:sz="0" w:space="0" w:color="auto"/>
            <w:right w:val="none" w:sz="0" w:space="0" w:color="auto"/>
          </w:divBdr>
        </w:div>
      </w:divsChild>
    </w:div>
    <w:div w:id="1236747388">
      <w:bodyDiv w:val="1"/>
      <w:marLeft w:val="0"/>
      <w:marRight w:val="0"/>
      <w:marTop w:val="0"/>
      <w:marBottom w:val="0"/>
      <w:divBdr>
        <w:top w:val="none" w:sz="0" w:space="0" w:color="auto"/>
        <w:left w:val="none" w:sz="0" w:space="0" w:color="auto"/>
        <w:bottom w:val="none" w:sz="0" w:space="0" w:color="auto"/>
        <w:right w:val="none" w:sz="0" w:space="0" w:color="auto"/>
      </w:divBdr>
    </w:div>
    <w:div w:id="1271278836">
      <w:bodyDiv w:val="1"/>
      <w:marLeft w:val="0"/>
      <w:marRight w:val="0"/>
      <w:marTop w:val="0"/>
      <w:marBottom w:val="0"/>
      <w:divBdr>
        <w:top w:val="none" w:sz="0" w:space="0" w:color="auto"/>
        <w:left w:val="none" w:sz="0" w:space="0" w:color="auto"/>
        <w:bottom w:val="none" w:sz="0" w:space="0" w:color="auto"/>
        <w:right w:val="none" w:sz="0" w:space="0" w:color="auto"/>
      </w:divBdr>
    </w:div>
    <w:div w:id="1305157813">
      <w:bodyDiv w:val="1"/>
      <w:marLeft w:val="0"/>
      <w:marRight w:val="0"/>
      <w:marTop w:val="0"/>
      <w:marBottom w:val="0"/>
      <w:divBdr>
        <w:top w:val="none" w:sz="0" w:space="0" w:color="auto"/>
        <w:left w:val="none" w:sz="0" w:space="0" w:color="auto"/>
        <w:bottom w:val="none" w:sz="0" w:space="0" w:color="auto"/>
        <w:right w:val="none" w:sz="0" w:space="0" w:color="auto"/>
      </w:divBdr>
      <w:divsChild>
        <w:div w:id="31003304">
          <w:marLeft w:val="0"/>
          <w:marRight w:val="0"/>
          <w:marTop w:val="0"/>
          <w:marBottom w:val="0"/>
          <w:divBdr>
            <w:top w:val="none" w:sz="0" w:space="0" w:color="auto"/>
            <w:left w:val="none" w:sz="0" w:space="0" w:color="auto"/>
            <w:bottom w:val="none" w:sz="0" w:space="0" w:color="auto"/>
            <w:right w:val="none" w:sz="0" w:space="0" w:color="auto"/>
          </w:divBdr>
          <w:divsChild>
            <w:div w:id="623073430">
              <w:marLeft w:val="360"/>
              <w:marRight w:val="0"/>
              <w:marTop w:val="0"/>
              <w:marBottom w:val="0"/>
              <w:divBdr>
                <w:top w:val="none" w:sz="0" w:space="0" w:color="auto"/>
                <w:left w:val="none" w:sz="0" w:space="0" w:color="auto"/>
                <w:bottom w:val="none" w:sz="0" w:space="0" w:color="auto"/>
                <w:right w:val="none" w:sz="0" w:space="0" w:color="auto"/>
              </w:divBdr>
            </w:div>
            <w:div w:id="1191993919">
              <w:marLeft w:val="360"/>
              <w:marRight w:val="0"/>
              <w:marTop w:val="0"/>
              <w:marBottom w:val="0"/>
              <w:divBdr>
                <w:top w:val="none" w:sz="0" w:space="0" w:color="auto"/>
                <w:left w:val="none" w:sz="0" w:space="0" w:color="auto"/>
                <w:bottom w:val="none" w:sz="0" w:space="0" w:color="auto"/>
                <w:right w:val="none" w:sz="0" w:space="0" w:color="auto"/>
              </w:divBdr>
            </w:div>
          </w:divsChild>
        </w:div>
        <w:div w:id="37245257">
          <w:marLeft w:val="0"/>
          <w:marRight w:val="0"/>
          <w:marTop w:val="0"/>
          <w:marBottom w:val="0"/>
          <w:divBdr>
            <w:top w:val="none" w:sz="0" w:space="0" w:color="auto"/>
            <w:left w:val="none" w:sz="0" w:space="0" w:color="auto"/>
            <w:bottom w:val="none" w:sz="0" w:space="0" w:color="auto"/>
            <w:right w:val="none" w:sz="0" w:space="0" w:color="auto"/>
          </w:divBdr>
        </w:div>
        <w:div w:id="428433356">
          <w:marLeft w:val="0"/>
          <w:marRight w:val="0"/>
          <w:marTop w:val="0"/>
          <w:marBottom w:val="0"/>
          <w:divBdr>
            <w:top w:val="none" w:sz="0" w:space="0" w:color="auto"/>
            <w:left w:val="none" w:sz="0" w:space="0" w:color="auto"/>
            <w:bottom w:val="none" w:sz="0" w:space="0" w:color="auto"/>
            <w:right w:val="none" w:sz="0" w:space="0" w:color="auto"/>
          </w:divBdr>
          <w:divsChild>
            <w:div w:id="572618164">
              <w:marLeft w:val="360"/>
              <w:marRight w:val="0"/>
              <w:marTop w:val="0"/>
              <w:marBottom w:val="0"/>
              <w:divBdr>
                <w:top w:val="none" w:sz="0" w:space="0" w:color="auto"/>
                <w:left w:val="none" w:sz="0" w:space="0" w:color="auto"/>
                <w:bottom w:val="none" w:sz="0" w:space="0" w:color="auto"/>
                <w:right w:val="none" w:sz="0" w:space="0" w:color="auto"/>
              </w:divBdr>
            </w:div>
            <w:div w:id="802961369">
              <w:marLeft w:val="360"/>
              <w:marRight w:val="0"/>
              <w:marTop w:val="0"/>
              <w:marBottom w:val="0"/>
              <w:divBdr>
                <w:top w:val="none" w:sz="0" w:space="0" w:color="auto"/>
                <w:left w:val="none" w:sz="0" w:space="0" w:color="auto"/>
                <w:bottom w:val="none" w:sz="0" w:space="0" w:color="auto"/>
                <w:right w:val="none" w:sz="0" w:space="0" w:color="auto"/>
              </w:divBdr>
            </w:div>
          </w:divsChild>
        </w:div>
        <w:div w:id="989679029">
          <w:marLeft w:val="0"/>
          <w:marRight w:val="0"/>
          <w:marTop w:val="0"/>
          <w:marBottom w:val="0"/>
          <w:divBdr>
            <w:top w:val="none" w:sz="0" w:space="0" w:color="auto"/>
            <w:left w:val="none" w:sz="0" w:space="0" w:color="auto"/>
            <w:bottom w:val="none" w:sz="0" w:space="0" w:color="auto"/>
            <w:right w:val="none" w:sz="0" w:space="0" w:color="auto"/>
          </w:divBdr>
        </w:div>
        <w:div w:id="1009063690">
          <w:marLeft w:val="0"/>
          <w:marRight w:val="0"/>
          <w:marTop w:val="0"/>
          <w:marBottom w:val="0"/>
          <w:divBdr>
            <w:top w:val="none" w:sz="0" w:space="0" w:color="auto"/>
            <w:left w:val="none" w:sz="0" w:space="0" w:color="auto"/>
            <w:bottom w:val="none" w:sz="0" w:space="0" w:color="auto"/>
            <w:right w:val="none" w:sz="0" w:space="0" w:color="auto"/>
          </w:divBdr>
        </w:div>
        <w:div w:id="1319722305">
          <w:marLeft w:val="0"/>
          <w:marRight w:val="0"/>
          <w:marTop w:val="0"/>
          <w:marBottom w:val="0"/>
          <w:divBdr>
            <w:top w:val="none" w:sz="0" w:space="0" w:color="auto"/>
            <w:left w:val="none" w:sz="0" w:space="0" w:color="auto"/>
            <w:bottom w:val="none" w:sz="0" w:space="0" w:color="auto"/>
            <w:right w:val="none" w:sz="0" w:space="0" w:color="auto"/>
          </w:divBdr>
          <w:divsChild>
            <w:div w:id="353382892">
              <w:marLeft w:val="360"/>
              <w:marRight w:val="0"/>
              <w:marTop w:val="0"/>
              <w:marBottom w:val="0"/>
              <w:divBdr>
                <w:top w:val="none" w:sz="0" w:space="0" w:color="auto"/>
                <w:left w:val="none" w:sz="0" w:space="0" w:color="auto"/>
                <w:bottom w:val="none" w:sz="0" w:space="0" w:color="auto"/>
                <w:right w:val="none" w:sz="0" w:space="0" w:color="auto"/>
              </w:divBdr>
            </w:div>
            <w:div w:id="389622136">
              <w:marLeft w:val="360"/>
              <w:marRight w:val="0"/>
              <w:marTop w:val="0"/>
              <w:marBottom w:val="0"/>
              <w:divBdr>
                <w:top w:val="none" w:sz="0" w:space="0" w:color="auto"/>
                <w:left w:val="none" w:sz="0" w:space="0" w:color="auto"/>
                <w:bottom w:val="none" w:sz="0" w:space="0" w:color="auto"/>
                <w:right w:val="none" w:sz="0" w:space="0" w:color="auto"/>
              </w:divBdr>
            </w:div>
            <w:div w:id="2010475288">
              <w:marLeft w:val="360"/>
              <w:marRight w:val="0"/>
              <w:marTop w:val="0"/>
              <w:marBottom w:val="0"/>
              <w:divBdr>
                <w:top w:val="none" w:sz="0" w:space="0" w:color="auto"/>
                <w:left w:val="none" w:sz="0" w:space="0" w:color="auto"/>
                <w:bottom w:val="none" w:sz="0" w:space="0" w:color="auto"/>
                <w:right w:val="none" w:sz="0" w:space="0" w:color="auto"/>
              </w:divBdr>
            </w:div>
          </w:divsChild>
        </w:div>
        <w:div w:id="1898391478">
          <w:marLeft w:val="0"/>
          <w:marRight w:val="0"/>
          <w:marTop w:val="0"/>
          <w:marBottom w:val="0"/>
          <w:divBdr>
            <w:top w:val="none" w:sz="0" w:space="0" w:color="auto"/>
            <w:left w:val="none" w:sz="0" w:space="0" w:color="auto"/>
            <w:bottom w:val="none" w:sz="0" w:space="0" w:color="auto"/>
            <w:right w:val="none" w:sz="0" w:space="0" w:color="auto"/>
          </w:divBdr>
        </w:div>
        <w:div w:id="2014262783">
          <w:marLeft w:val="0"/>
          <w:marRight w:val="0"/>
          <w:marTop w:val="0"/>
          <w:marBottom w:val="0"/>
          <w:divBdr>
            <w:top w:val="none" w:sz="0" w:space="0" w:color="auto"/>
            <w:left w:val="none" w:sz="0" w:space="0" w:color="auto"/>
            <w:bottom w:val="none" w:sz="0" w:space="0" w:color="auto"/>
            <w:right w:val="none" w:sz="0" w:space="0" w:color="auto"/>
          </w:divBdr>
          <w:divsChild>
            <w:div w:id="356931580">
              <w:marLeft w:val="360"/>
              <w:marRight w:val="0"/>
              <w:marTop w:val="0"/>
              <w:marBottom w:val="0"/>
              <w:divBdr>
                <w:top w:val="none" w:sz="0" w:space="0" w:color="auto"/>
                <w:left w:val="none" w:sz="0" w:space="0" w:color="auto"/>
                <w:bottom w:val="none" w:sz="0" w:space="0" w:color="auto"/>
                <w:right w:val="none" w:sz="0" w:space="0" w:color="auto"/>
              </w:divBdr>
            </w:div>
            <w:div w:id="1502504067">
              <w:marLeft w:val="360"/>
              <w:marRight w:val="0"/>
              <w:marTop w:val="0"/>
              <w:marBottom w:val="0"/>
              <w:divBdr>
                <w:top w:val="none" w:sz="0" w:space="0" w:color="auto"/>
                <w:left w:val="none" w:sz="0" w:space="0" w:color="auto"/>
                <w:bottom w:val="none" w:sz="0" w:space="0" w:color="auto"/>
                <w:right w:val="none" w:sz="0" w:space="0" w:color="auto"/>
              </w:divBdr>
            </w:div>
          </w:divsChild>
        </w:div>
        <w:div w:id="2118058910">
          <w:marLeft w:val="0"/>
          <w:marRight w:val="0"/>
          <w:marTop w:val="0"/>
          <w:marBottom w:val="0"/>
          <w:divBdr>
            <w:top w:val="none" w:sz="0" w:space="0" w:color="auto"/>
            <w:left w:val="none" w:sz="0" w:space="0" w:color="auto"/>
            <w:bottom w:val="none" w:sz="0" w:space="0" w:color="auto"/>
            <w:right w:val="none" w:sz="0" w:space="0" w:color="auto"/>
          </w:divBdr>
        </w:div>
      </w:divsChild>
    </w:div>
    <w:div w:id="1313604908">
      <w:bodyDiv w:val="1"/>
      <w:marLeft w:val="0"/>
      <w:marRight w:val="0"/>
      <w:marTop w:val="0"/>
      <w:marBottom w:val="0"/>
      <w:divBdr>
        <w:top w:val="none" w:sz="0" w:space="0" w:color="auto"/>
        <w:left w:val="none" w:sz="0" w:space="0" w:color="auto"/>
        <w:bottom w:val="none" w:sz="0" w:space="0" w:color="auto"/>
        <w:right w:val="none" w:sz="0" w:space="0" w:color="auto"/>
      </w:divBdr>
    </w:div>
    <w:div w:id="1318342558">
      <w:bodyDiv w:val="1"/>
      <w:marLeft w:val="0"/>
      <w:marRight w:val="0"/>
      <w:marTop w:val="0"/>
      <w:marBottom w:val="0"/>
      <w:divBdr>
        <w:top w:val="none" w:sz="0" w:space="0" w:color="auto"/>
        <w:left w:val="none" w:sz="0" w:space="0" w:color="auto"/>
        <w:bottom w:val="none" w:sz="0" w:space="0" w:color="auto"/>
        <w:right w:val="none" w:sz="0" w:space="0" w:color="auto"/>
      </w:divBdr>
    </w:div>
    <w:div w:id="1320235339">
      <w:bodyDiv w:val="1"/>
      <w:marLeft w:val="0"/>
      <w:marRight w:val="0"/>
      <w:marTop w:val="0"/>
      <w:marBottom w:val="0"/>
      <w:divBdr>
        <w:top w:val="none" w:sz="0" w:space="0" w:color="auto"/>
        <w:left w:val="none" w:sz="0" w:space="0" w:color="auto"/>
        <w:bottom w:val="none" w:sz="0" w:space="0" w:color="auto"/>
        <w:right w:val="none" w:sz="0" w:space="0" w:color="auto"/>
      </w:divBdr>
    </w:div>
    <w:div w:id="1334725773">
      <w:bodyDiv w:val="1"/>
      <w:marLeft w:val="0"/>
      <w:marRight w:val="0"/>
      <w:marTop w:val="0"/>
      <w:marBottom w:val="0"/>
      <w:divBdr>
        <w:top w:val="none" w:sz="0" w:space="0" w:color="auto"/>
        <w:left w:val="none" w:sz="0" w:space="0" w:color="auto"/>
        <w:bottom w:val="none" w:sz="0" w:space="0" w:color="auto"/>
        <w:right w:val="none" w:sz="0" w:space="0" w:color="auto"/>
      </w:divBdr>
    </w:div>
    <w:div w:id="1341617445">
      <w:bodyDiv w:val="1"/>
      <w:marLeft w:val="0"/>
      <w:marRight w:val="0"/>
      <w:marTop w:val="0"/>
      <w:marBottom w:val="0"/>
      <w:divBdr>
        <w:top w:val="none" w:sz="0" w:space="0" w:color="auto"/>
        <w:left w:val="none" w:sz="0" w:space="0" w:color="auto"/>
        <w:bottom w:val="none" w:sz="0" w:space="0" w:color="auto"/>
        <w:right w:val="none" w:sz="0" w:space="0" w:color="auto"/>
      </w:divBdr>
    </w:div>
    <w:div w:id="1381662616">
      <w:bodyDiv w:val="1"/>
      <w:marLeft w:val="0"/>
      <w:marRight w:val="0"/>
      <w:marTop w:val="0"/>
      <w:marBottom w:val="0"/>
      <w:divBdr>
        <w:top w:val="none" w:sz="0" w:space="0" w:color="auto"/>
        <w:left w:val="none" w:sz="0" w:space="0" w:color="auto"/>
        <w:bottom w:val="none" w:sz="0" w:space="0" w:color="auto"/>
        <w:right w:val="none" w:sz="0" w:space="0" w:color="auto"/>
      </w:divBdr>
    </w:div>
    <w:div w:id="1391805294">
      <w:bodyDiv w:val="1"/>
      <w:marLeft w:val="0"/>
      <w:marRight w:val="0"/>
      <w:marTop w:val="0"/>
      <w:marBottom w:val="0"/>
      <w:divBdr>
        <w:top w:val="none" w:sz="0" w:space="0" w:color="auto"/>
        <w:left w:val="none" w:sz="0" w:space="0" w:color="auto"/>
        <w:bottom w:val="none" w:sz="0" w:space="0" w:color="auto"/>
        <w:right w:val="none" w:sz="0" w:space="0" w:color="auto"/>
      </w:divBdr>
      <w:divsChild>
        <w:div w:id="1395542253">
          <w:marLeft w:val="0"/>
          <w:marRight w:val="0"/>
          <w:marTop w:val="0"/>
          <w:marBottom w:val="0"/>
          <w:divBdr>
            <w:top w:val="none" w:sz="0" w:space="0" w:color="auto"/>
            <w:left w:val="none" w:sz="0" w:space="0" w:color="auto"/>
            <w:bottom w:val="none" w:sz="0" w:space="0" w:color="auto"/>
            <w:right w:val="none" w:sz="0" w:space="0" w:color="auto"/>
          </w:divBdr>
          <w:divsChild>
            <w:div w:id="65498683">
              <w:marLeft w:val="0"/>
              <w:marRight w:val="0"/>
              <w:marTop w:val="0"/>
              <w:marBottom w:val="0"/>
              <w:divBdr>
                <w:top w:val="none" w:sz="0" w:space="0" w:color="auto"/>
                <w:left w:val="none" w:sz="0" w:space="0" w:color="auto"/>
                <w:bottom w:val="none" w:sz="0" w:space="0" w:color="auto"/>
                <w:right w:val="none" w:sz="0" w:space="0" w:color="auto"/>
              </w:divBdr>
            </w:div>
            <w:div w:id="209534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597257">
      <w:bodyDiv w:val="1"/>
      <w:marLeft w:val="0"/>
      <w:marRight w:val="0"/>
      <w:marTop w:val="0"/>
      <w:marBottom w:val="0"/>
      <w:divBdr>
        <w:top w:val="none" w:sz="0" w:space="0" w:color="auto"/>
        <w:left w:val="none" w:sz="0" w:space="0" w:color="auto"/>
        <w:bottom w:val="none" w:sz="0" w:space="0" w:color="auto"/>
        <w:right w:val="none" w:sz="0" w:space="0" w:color="auto"/>
      </w:divBdr>
    </w:div>
    <w:div w:id="1400128581">
      <w:bodyDiv w:val="1"/>
      <w:marLeft w:val="0"/>
      <w:marRight w:val="0"/>
      <w:marTop w:val="0"/>
      <w:marBottom w:val="0"/>
      <w:divBdr>
        <w:top w:val="none" w:sz="0" w:space="0" w:color="auto"/>
        <w:left w:val="none" w:sz="0" w:space="0" w:color="auto"/>
        <w:bottom w:val="none" w:sz="0" w:space="0" w:color="auto"/>
        <w:right w:val="none" w:sz="0" w:space="0" w:color="auto"/>
      </w:divBdr>
      <w:divsChild>
        <w:div w:id="1611281297">
          <w:marLeft w:val="1627"/>
          <w:marRight w:val="0"/>
          <w:marTop w:val="100"/>
          <w:marBottom w:val="0"/>
          <w:divBdr>
            <w:top w:val="none" w:sz="0" w:space="0" w:color="auto"/>
            <w:left w:val="none" w:sz="0" w:space="0" w:color="auto"/>
            <w:bottom w:val="none" w:sz="0" w:space="0" w:color="auto"/>
            <w:right w:val="none" w:sz="0" w:space="0" w:color="auto"/>
          </w:divBdr>
        </w:div>
      </w:divsChild>
    </w:div>
    <w:div w:id="1403600368">
      <w:bodyDiv w:val="1"/>
      <w:marLeft w:val="0"/>
      <w:marRight w:val="0"/>
      <w:marTop w:val="0"/>
      <w:marBottom w:val="0"/>
      <w:divBdr>
        <w:top w:val="none" w:sz="0" w:space="0" w:color="auto"/>
        <w:left w:val="none" w:sz="0" w:space="0" w:color="auto"/>
        <w:bottom w:val="none" w:sz="0" w:space="0" w:color="auto"/>
        <w:right w:val="none" w:sz="0" w:space="0" w:color="auto"/>
      </w:divBdr>
      <w:divsChild>
        <w:div w:id="2131514810">
          <w:marLeft w:val="0"/>
          <w:marRight w:val="0"/>
          <w:marTop w:val="0"/>
          <w:marBottom w:val="0"/>
          <w:divBdr>
            <w:top w:val="none" w:sz="0" w:space="0" w:color="auto"/>
            <w:left w:val="none" w:sz="0" w:space="0" w:color="auto"/>
            <w:bottom w:val="none" w:sz="0" w:space="0" w:color="auto"/>
            <w:right w:val="none" w:sz="0" w:space="0" w:color="auto"/>
          </w:divBdr>
          <w:divsChild>
            <w:div w:id="6023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3900">
      <w:bodyDiv w:val="1"/>
      <w:marLeft w:val="0"/>
      <w:marRight w:val="0"/>
      <w:marTop w:val="0"/>
      <w:marBottom w:val="0"/>
      <w:divBdr>
        <w:top w:val="none" w:sz="0" w:space="0" w:color="auto"/>
        <w:left w:val="none" w:sz="0" w:space="0" w:color="auto"/>
        <w:bottom w:val="none" w:sz="0" w:space="0" w:color="auto"/>
        <w:right w:val="none" w:sz="0" w:space="0" w:color="auto"/>
      </w:divBdr>
    </w:div>
    <w:div w:id="1420373468">
      <w:bodyDiv w:val="1"/>
      <w:marLeft w:val="0"/>
      <w:marRight w:val="0"/>
      <w:marTop w:val="0"/>
      <w:marBottom w:val="0"/>
      <w:divBdr>
        <w:top w:val="none" w:sz="0" w:space="0" w:color="auto"/>
        <w:left w:val="none" w:sz="0" w:space="0" w:color="auto"/>
        <w:bottom w:val="none" w:sz="0" w:space="0" w:color="auto"/>
        <w:right w:val="none" w:sz="0" w:space="0" w:color="auto"/>
      </w:divBdr>
    </w:div>
    <w:div w:id="1420828292">
      <w:bodyDiv w:val="1"/>
      <w:marLeft w:val="0"/>
      <w:marRight w:val="0"/>
      <w:marTop w:val="0"/>
      <w:marBottom w:val="0"/>
      <w:divBdr>
        <w:top w:val="none" w:sz="0" w:space="0" w:color="auto"/>
        <w:left w:val="none" w:sz="0" w:space="0" w:color="auto"/>
        <w:bottom w:val="none" w:sz="0" w:space="0" w:color="auto"/>
        <w:right w:val="none" w:sz="0" w:space="0" w:color="auto"/>
      </w:divBdr>
    </w:div>
    <w:div w:id="1432045367">
      <w:bodyDiv w:val="1"/>
      <w:marLeft w:val="0"/>
      <w:marRight w:val="0"/>
      <w:marTop w:val="0"/>
      <w:marBottom w:val="0"/>
      <w:divBdr>
        <w:top w:val="none" w:sz="0" w:space="0" w:color="auto"/>
        <w:left w:val="none" w:sz="0" w:space="0" w:color="auto"/>
        <w:bottom w:val="none" w:sz="0" w:space="0" w:color="auto"/>
        <w:right w:val="none" w:sz="0" w:space="0" w:color="auto"/>
      </w:divBdr>
      <w:divsChild>
        <w:div w:id="25185333">
          <w:marLeft w:val="0"/>
          <w:marRight w:val="0"/>
          <w:marTop w:val="0"/>
          <w:marBottom w:val="0"/>
          <w:divBdr>
            <w:top w:val="none" w:sz="0" w:space="0" w:color="auto"/>
            <w:left w:val="none" w:sz="0" w:space="0" w:color="auto"/>
            <w:bottom w:val="none" w:sz="0" w:space="0" w:color="auto"/>
            <w:right w:val="none" w:sz="0" w:space="0" w:color="auto"/>
          </w:divBdr>
        </w:div>
        <w:div w:id="111676519">
          <w:marLeft w:val="0"/>
          <w:marRight w:val="0"/>
          <w:marTop w:val="0"/>
          <w:marBottom w:val="0"/>
          <w:divBdr>
            <w:top w:val="none" w:sz="0" w:space="0" w:color="auto"/>
            <w:left w:val="none" w:sz="0" w:space="0" w:color="auto"/>
            <w:bottom w:val="none" w:sz="0" w:space="0" w:color="auto"/>
            <w:right w:val="none" w:sz="0" w:space="0" w:color="auto"/>
          </w:divBdr>
        </w:div>
      </w:divsChild>
    </w:div>
    <w:div w:id="1448618490">
      <w:bodyDiv w:val="1"/>
      <w:marLeft w:val="0"/>
      <w:marRight w:val="0"/>
      <w:marTop w:val="0"/>
      <w:marBottom w:val="0"/>
      <w:divBdr>
        <w:top w:val="none" w:sz="0" w:space="0" w:color="auto"/>
        <w:left w:val="none" w:sz="0" w:space="0" w:color="auto"/>
        <w:bottom w:val="none" w:sz="0" w:space="0" w:color="auto"/>
        <w:right w:val="none" w:sz="0" w:space="0" w:color="auto"/>
      </w:divBdr>
    </w:div>
    <w:div w:id="1449080699">
      <w:bodyDiv w:val="1"/>
      <w:marLeft w:val="0"/>
      <w:marRight w:val="0"/>
      <w:marTop w:val="0"/>
      <w:marBottom w:val="0"/>
      <w:divBdr>
        <w:top w:val="none" w:sz="0" w:space="0" w:color="auto"/>
        <w:left w:val="none" w:sz="0" w:space="0" w:color="auto"/>
        <w:bottom w:val="none" w:sz="0" w:space="0" w:color="auto"/>
        <w:right w:val="none" w:sz="0" w:space="0" w:color="auto"/>
      </w:divBdr>
      <w:divsChild>
        <w:div w:id="177160566">
          <w:marLeft w:val="0"/>
          <w:marRight w:val="0"/>
          <w:marTop w:val="0"/>
          <w:marBottom w:val="0"/>
          <w:divBdr>
            <w:top w:val="none" w:sz="0" w:space="0" w:color="auto"/>
            <w:left w:val="none" w:sz="0" w:space="0" w:color="auto"/>
            <w:bottom w:val="none" w:sz="0" w:space="0" w:color="auto"/>
            <w:right w:val="none" w:sz="0" w:space="0" w:color="auto"/>
          </w:divBdr>
          <w:divsChild>
            <w:div w:id="16604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86986">
      <w:bodyDiv w:val="1"/>
      <w:marLeft w:val="0"/>
      <w:marRight w:val="0"/>
      <w:marTop w:val="0"/>
      <w:marBottom w:val="0"/>
      <w:divBdr>
        <w:top w:val="none" w:sz="0" w:space="0" w:color="auto"/>
        <w:left w:val="none" w:sz="0" w:space="0" w:color="auto"/>
        <w:bottom w:val="none" w:sz="0" w:space="0" w:color="auto"/>
        <w:right w:val="none" w:sz="0" w:space="0" w:color="auto"/>
      </w:divBdr>
    </w:div>
    <w:div w:id="1461724809">
      <w:bodyDiv w:val="1"/>
      <w:marLeft w:val="0"/>
      <w:marRight w:val="0"/>
      <w:marTop w:val="0"/>
      <w:marBottom w:val="0"/>
      <w:divBdr>
        <w:top w:val="none" w:sz="0" w:space="0" w:color="auto"/>
        <w:left w:val="none" w:sz="0" w:space="0" w:color="auto"/>
        <w:bottom w:val="none" w:sz="0" w:space="0" w:color="auto"/>
        <w:right w:val="none" w:sz="0" w:space="0" w:color="auto"/>
      </w:divBdr>
    </w:div>
    <w:div w:id="1485925173">
      <w:bodyDiv w:val="1"/>
      <w:marLeft w:val="0"/>
      <w:marRight w:val="0"/>
      <w:marTop w:val="0"/>
      <w:marBottom w:val="0"/>
      <w:divBdr>
        <w:top w:val="none" w:sz="0" w:space="0" w:color="auto"/>
        <w:left w:val="none" w:sz="0" w:space="0" w:color="auto"/>
        <w:bottom w:val="none" w:sz="0" w:space="0" w:color="auto"/>
        <w:right w:val="none" w:sz="0" w:space="0" w:color="auto"/>
      </w:divBdr>
    </w:div>
    <w:div w:id="1494685784">
      <w:bodyDiv w:val="1"/>
      <w:marLeft w:val="0"/>
      <w:marRight w:val="0"/>
      <w:marTop w:val="0"/>
      <w:marBottom w:val="0"/>
      <w:divBdr>
        <w:top w:val="none" w:sz="0" w:space="0" w:color="auto"/>
        <w:left w:val="none" w:sz="0" w:space="0" w:color="auto"/>
        <w:bottom w:val="none" w:sz="0" w:space="0" w:color="auto"/>
        <w:right w:val="none" w:sz="0" w:space="0" w:color="auto"/>
      </w:divBdr>
    </w:div>
    <w:div w:id="1505129323">
      <w:bodyDiv w:val="1"/>
      <w:marLeft w:val="0"/>
      <w:marRight w:val="0"/>
      <w:marTop w:val="0"/>
      <w:marBottom w:val="0"/>
      <w:divBdr>
        <w:top w:val="none" w:sz="0" w:space="0" w:color="auto"/>
        <w:left w:val="none" w:sz="0" w:space="0" w:color="auto"/>
        <w:bottom w:val="none" w:sz="0" w:space="0" w:color="auto"/>
        <w:right w:val="none" w:sz="0" w:space="0" w:color="auto"/>
      </w:divBdr>
      <w:divsChild>
        <w:div w:id="162862831">
          <w:marLeft w:val="547"/>
          <w:marRight w:val="0"/>
          <w:marTop w:val="200"/>
          <w:marBottom w:val="0"/>
          <w:divBdr>
            <w:top w:val="none" w:sz="0" w:space="0" w:color="auto"/>
            <w:left w:val="none" w:sz="0" w:space="0" w:color="auto"/>
            <w:bottom w:val="none" w:sz="0" w:space="0" w:color="auto"/>
            <w:right w:val="none" w:sz="0" w:space="0" w:color="auto"/>
          </w:divBdr>
        </w:div>
      </w:divsChild>
    </w:div>
    <w:div w:id="1508321648">
      <w:bodyDiv w:val="1"/>
      <w:marLeft w:val="0"/>
      <w:marRight w:val="0"/>
      <w:marTop w:val="0"/>
      <w:marBottom w:val="0"/>
      <w:divBdr>
        <w:top w:val="none" w:sz="0" w:space="0" w:color="auto"/>
        <w:left w:val="none" w:sz="0" w:space="0" w:color="auto"/>
        <w:bottom w:val="none" w:sz="0" w:space="0" w:color="auto"/>
        <w:right w:val="none" w:sz="0" w:space="0" w:color="auto"/>
      </w:divBdr>
      <w:divsChild>
        <w:div w:id="854727217">
          <w:marLeft w:val="0"/>
          <w:marRight w:val="0"/>
          <w:marTop w:val="0"/>
          <w:marBottom w:val="0"/>
          <w:divBdr>
            <w:top w:val="none" w:sz="0" w:space="0" w:color="auto"/>
            <w:left w:val="none" w:sz="0" w:space="0" w:color="auto"/>
            <w:bottom w:val="none" w:sz="0" w:space="0" w:color="auto"/>
            <w:right w:val="none" w:sz="0" w:space="0" w:color="auto"/>
          </w:divBdr>
          <w:divsChild>
            <w:div w:id="94492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7364">
      <w:bodyDiv w:val="1"/>
      <w:marLeft w:val="0"/>
      <w:marRight w:val="0"/>
      <w:marTop w:val="0"/>
      <w:marBottom w:val="0"/>
      <w:divBdr>
        <w:top w:val="none" w:sz="0" w:space="0" w:color="auto"/>
        <w:left w:val="none" w:sz="0" w:space="0" w:color="auto"/>
        <w:bottom w:val="none" w:sz="0" w:space="0" w:color="auto"/>
        <w:right w:val="none" w:sz="0" w:space="0" w:color="auto"/>
      </w:divBdr>
    </w:div>
    <w:div w:id="1512639985">
      <w:bodyDiv w:val="1"/>
      <w:marLeft w:val="0"/>
      <w:marRight w:val="0"/>
      <w:marTop w:val="0"/>
      <w:marBottom w:val="0"/>
      <w:divBdr>
        <w:top w:val="none" w:sz="0" w:space="0" w:color="auto"/>
        <w:left w:val="none" w:sz="0" w:space="0" w:color="auto"/>
        <w:bottom w:val="none" w:sz="0" w:space="0" w:color="auto"/>
        <w:right w:val="none" w:sz="0" w:space="0" w:color="auto"/>
      </w:divBdr>
      <w:divsChild>
        <w:div w:id="1199900923">
          <w:marLeft w:val="547"/>
          <w:marRight w:val="0"/>
          <w:marTop w:val="200"/>
          <w:marBottom w:val="0"/>
          <w:divBdr>
            <w:top w:val="none" w:sz="0" w:space="0" w:color="auto"/>
            <w:left w:val="none" w:sz="0" w:space="0" w:color="auto"/>
            <w:bottom w:val="none" w:sz="0" w:space="0" w:color="auto"/>
            <w:right w:val="none" w:sz="0" w:space="0" w:color="auto"/>
          </w:divBdr>
        </w:div>
        <w:div w:id="1851527198">
          <w:marLeft w:val="547"/>
          <w:marRight w:val="0"/>
          <w:marTop w:val="200"/>
          <w:marBottom w:val="0"/>
          <w:divBdr>
            <w:top w:val="none" w:sz="0" w:space="0" w:color="auto"/>
            <w:left w:val="none" w:sz="0" w:space="0" w:color="auto"/>
            <w:bottom w:val="none" w:sz="0" w:space="0" w:color="auto"/>
            <w:right w:val="none" w:sz="0" w:space="0" w:color="auto"/>
          </w:divBdr>
        </w:div>
      </w:divsChild>
    </w:div>
    <w:div w:id="1520661394">
      <w:bodyDiv w:val="1"/>
      <w:marLeft w:val="0"/>
      <w:marRight w:val="0"/>
      <w:marTop w:val="0"/>
      <w:marBottom w:val="0"/>
      <w:divBdr>
        <w:top w:val="none" w:sz="0" w:space="0" w:color="auto"/>
        <w:left w:val="none" w:sz="0" w:space="0" w:color="auto"/>
        <w:bottom w:val="none" w:sz="0" w:space="0" w:color="auto"/>
        <w:right w:val="none" w:sz="0" w:space="0" w:color="auto"/>
      </w:divBdr>
    </w:div>
    <w:div w:id="1527794384">
      <w:bodyDiv w:val="1"/>
      <w:marLeft w:val="0"/>
      <w:marRight w:val="0"/>
      <w:marTop w:val="0"/>
      <w:marBottom w:val="0"/>
      <w:divBdr>
        <w:top w:val="none" w:sz="0" w:space="0" w:color="auto"/>
        <w:left w:val="none" w:sz="0" w:space="0" w:color="auto"/>
        <w:bottom w:val="none" w:sz="0" w:space="0" w:color="auto"/>
        <w:right w:val="none" w:sz="0" w:space="0" w:color="auto"/>
      </w:divBdr>
      <w:divsChild>
        <w:div w:id="569851203">
          <w:marLeft w:val="0"/>
          <w:marRight w:val="0"/>
          <w:marTop w:val="0"/>
          <w:marBottom w:val="0"/>
          <w:divBdr>
            <w:top w:val="none" w:sz="0" w:space="0" w:color="auto"/>
            <w:left w:val="none" w:sz="0" w:space="0" w:color="auto"/>
            <w:bottom w:val="none" w:sz="0" w:space="0" w:color="auto"/>
            <w:right w:val="none" w:sz="0" w:space="0" w:color="auto"/>
          </w:divBdr>
        </w:div>
      </w:divsChild>
    </w:div>
    <w:div w:id="1537348055">
      <w:bodyDiv w:val="1"/>
      <w:marLeft w:val="0"/>
      <w:marRight w:val="0"/>
      <w:marTop w:val="0"/>
      <w:marBottom w:val="0"/>
      <w:divBdr>
        <w:top w:val="none" w:sz="0" w:space="0" w:color="auto"/>
        <w:left w:val="none" w:sz="0" w:space="0" w:color="auto"/>
        <w:bottom w:val="none" w:sz="0" w:space="0" w:color="auto"/>
        <w:right w:val="none" w:sz="0" w:space="0" w:color="auto"/>
      </w:divBdr>
    </w:div>
    <w:div w:id="1548301755">
      <w:bodyDiv w:val="1"/>
      <w:marLeft w:val="0"/>
      <w:marRight w:val="0"/>
      <w:marTop w:val="0"/>
      <w:marBottom w:val="0"/>
      <w:divBdr>
        <w:top w:val="none" w:sz="0" w:space="0" w:color="auto"/>
        <w:left w:val="none" w:sz="0" w:space="0" w:color="auto"/>
        <w:bottom w:val="none" w:sz="0" w:space="0" w:color="auto"/>
        <w:right w:val="none" w:sz="0" w:space="0" w:color="auto"/>
      </w:divBdr>
    </w:div>
    <w:div w:id="1596357499">
      <w:bodyDiv w:val="1"/>
      <w:marLeft w:val="0"/>
      <w:marRight w:val="0"/>
      <w:marTop w:val="0"/>
      <w:marBottom w:val="0"/>
      <w:divBdr>
        <w:top w:val="none" w:sz="0" w:space="0" w:color="auto"/>
        <w:left w:val="none" w:sz="0" w:space="0" w:color="auto"/>
        <w:bottom w:val="none" w:sz="0" w:space="0" w:color="auto"/>
        <w:right w:val="none" w:sz="0" w:space="0" w:color="auto"/>
      </w:divBdr>
    </w:div>
    <w:div w:id="1598714514">
      <w:bodyDiv w:val="1"/>
      <w:marLeft w:val="0"/>
      <w:marRight w:val="0"/>
      <w:marTop w:val="0"/>
      <w:marBottom w:val="0"/>
      <w:divBdr>
        <w:top w:val="none" w:sz="0" w:space="0" w:color="auto"/>
        <w:left w:val="none" w:sz="0" w:space="0" w:color="auto"/>
        <w:bottom w:val="none" w:sz="0" w:space="0" w:color="auto"/>
        <w:right w:val="none" w:sz="0" w:space="0" w:color="auto"/>
      </w:divBdr>
    </w:div>
    <w:div w:id="1599212659">
      <w:bodyDiv w:val="1"/>
      <w:marLeft w:val="0"/>
      <w:marRight w:val="0"/>
      <w:marTop w:val="0"/>
      <w:marBottom w:val="0"/>
      <w:divBdr>
        <w:top w:val="none" w:sz="0" w:space="0" w:color="auto"/>
        <w:left w:val="none" w:sz="0" w:space="0" w:color="auto"/>
        <w:bottom w:val="none" w:sz="0" w:space="0" w:color="auto"/>
        <w:right w:val="none" w:sz="0" w:space="0" w:color="auto"/>
      </w:divBdr>
    </w:div>
    <w:div w:id="1601988311">
      <w:bodyDiv w:val="1"/>
      <w:marLeft w:val="0"/>
      <w:marRight w:val="0"/>
      <w:marTop w:val="0"/>
      <w:marBottom w:val="0"/>
      <w:divBdr>
        <w:top w:val="none" w:sz="0" w:space="0" w:color="auto"/>
        <w:left w:val="none" w:sz="0" w:space="0" w:color="auto"/>
        <w:bottom w:val="none" w:sz="0" w:space="0" w:color="auto"/>
        <w:right w:val="none" w:sz="0" w:space="0" w:color="auto"/>
      </w:divBdr>
      <w:divsChild>
        <w:div w:id="22488920">
          <w:marLeft w:val="0"/>
          <w:marRight w:val="0"/>
          <w:marTop w:val="0"/>
          <w:marBottom w:val="0"/>
          <w:divBdr>
            <w:top w:val="none" w:sz="0" w:space="0" w:color="auto"/>
            <w:left w:val="none" w:sz="0" w:space="0" w:color="auto"/>
            <w:bottom w:val="none" w:sz="0" w:space="0" w:color="auto"/>
            <w:right w:val="none" w:sz="0" w:space="0" w:color="auto"/>
          </w:divBdr>
          <w:divsChild>
            <w:div w:id="196280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606">
      <w:bodyDiv w:val="1"/>
      <w:marLeft w:val="0"/>
      <w:marRight w:val="0"/>
      <w:marTop w:val="0"/>
      <w:marBottom w:val="0"/>
      <w:divBdr>
        <w:top w:val="none" w:sz="0" w:space="0" w:color="auto"/>
        <w:left w:val="none" w:sz="0" w:space="0" w:color="auto"/>
        <w:bottom w:val="none" w:sz="0" w:space="0" w:color="auto"/>
        <w:right w:val="none" w:sz="0" w:space="0" w:color="auto"/>
      </w:divBdr>
    </w:div>
    <w:div w:id="1623414512">
      <w:bodyDiv w:val="1"/>
      <w:marLeft w:val="0"/>
      <w:marRight w:val="0"/>
      <w:marTop w:val="0"/>
      <w:marBottom w:val="0"/>
      <w:divBdr>
        <w:top w:val="none" w:sz="0" w:space="0" w:color="auto"/>
        <w:left w:val="none" w:sz="0" w:space="0" w:color="auto"/>
        <w:bottom w:val="none" w:sz="0" w:space="0" w:color="auto"/>
        <w:right w:val="none" w:sz="0" w:space="0" w:color="auto"/>
      </w:divBdr>
      <w:divsChild>
        <w:div w:id="487284939">
          <w:marLeft w:val="0"/>
          <w:marRight w:val="0"/>
          <w:marTop w:val="0"/>
          <w:marBottom w:val="0"/>
          <w:divBdr>
            <w:top w:val="none" w:sz="0" w:space="0" w:color="auto"/>
            <w:left w:val="none" w:sz="0" w:space="0" w:color="auto"/>
            <w:bottom w:val="none" w:sz="0" w:space="0" w:color="auto"/>
            <w:right w:val="none" w:sz="0" w:space="0" w:color="auto"/>
          </w:divBdr>
          <w:divsChild>
            <w:div w:id="472212016">
              <w:marLeft w:val="0"/>
              <w:marRight w:val="0"/>
              <w:marTop w:val="0"/>
              <w:marBottom w:val="0"/>
              <w:divBdr>
                <w:top w:val="none" w:sz="0" w:space="0" w:color="auto"/>
                <w:left w:val="none" w:sz="0" w:space="0" w:color="auto"/>
                <w:bottom w:val="none" w:sz="0" w:space="0" w:color="auto"/>
                <w:right w:val="none" w:sz="0" w:space="0" w:color="auto"/>
              </w:divBdr>
              <w:divsChild>
                <w:div w:id="1353651375">
                  <w:marLeft w:val="0"/>
                  <w:marRight w:val="0"/>
                  <w:marTop w:val="0"/>
                  <w:marBottom w:val="0"/>
                  <w:divBdr>
                    <w:top w:val="none" w:sz="0" w:space="0" w:color="auto"/>
                    <w:left w:val="none" w:sz="0" w:space="0" w:color="auto"/>
                    <w:bottom w:val="none" w:sz="0" w:space="0" w:color="auto"/>
                    <w:right w:val="none" w:sz="0" w:space="0" w:color="auto"/>
                  </w:divBdr>
                </w:div>
              </w:divsChild>
            </w:div>
            <w:div w:id="1513838552">
              <w:marLeft w:val="0"/>
              <w:marRight w:val="0"/>
              <w:marTop w:val="0"/>
              <w:marBottom w:val="0"/>
              <w:divBdr>
                <w:top w:val="none" w:sz="0" w:space="0" w:color="auto"/>
                <w:left w:val="none" w:sz="0" w:space="0" w:color="auto"/>
                <w:bottom w:val="none" w:sz="0" w:space="0" w:color="auto"/>
                <w:right w:val="none" w:sz="0" w:space="0" w:color="auto"/>
              </w:divBdr>
              <w:divsChild>
                <w:div w:id="109775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386835">
      <w:bodyDiv w:val="1"/>
      <w:marLeft w:val="0"/>
      <w:marRight w:val="0"/>
      <w:marTop w:val="0"/>
      <w:marBottom w:val="0"/>
      <w:divBdr>
        <w:top w:val="none" w:sz="0" w:space="0" w:color="auto"/>
        <w:left w:val="none" w:sz="0" w:space="0" w:color="auto"/>
        <w:bottom w:val="none" w:sz="0" w:space="0" w:color="auto"/>
        <w:right w:val="none" w:sz="0" w:space="0" w:color="auto"/>
      </w:divBdr>
    </w:div>
    <w:div w:id="1652053409">
      <w:bodyDiv w:val="1"/>
      <w:marLeft w:val="0"/>
      <w:marRight w:val="0"/>
      <w:marTop w:val="0"/>
      <w:marBottom w:val="0"/>
      <w:divBdr>
        <w:top w:val="none" w:sz="0" w:space="0" w:color="auto"/>
        <w:left w:val="none" w:sz="0" w:space="0" w:color="auto"/>
        <w:bottom w:val="none" w:sz="0" w:space="0" w:color="auto"/>
        <w:right w:val="none" w:sz="0" w:space="0" w:color="auto"/>
      </w:divBdr>
      <w:divsChild>
        <w:div w:id="233587886">
          <w:marLeft w:val="0"/>
          <w:marRight w:val="0"/>
          <w:marTop w:val="0"/>
          <w:marBottom w:val="0"/>
          <w:divBdr>
            <w:top w:val="none" w:sz="0" w:space="0" w:color="auto"/>
            <w:left w:val="none" w:sz="0" w:space="0" w:color="auto"/>
            <w:bottom w:val="none" w:sz="0" w:space="0" w:color="auto"/>
            <w:right w:val="none" w:sz="0" w:space="0" w:color="auto"/>
          </w:divBdr>
          <w:divsChild>
            <w:div w:id="196553552">
              <w:marLeft w:val="0"/>
              <w:marRight w:val="0"/>
              <w:marTop w:val="0"/>
              <w:marBottom w:val="0"/>
              <w:divBdr>
                <w:top w:val="none" w:sz="0" w:space="0" w:color="auto"/>
                <w:left w:val="none" w:sz="0" w:space="0" w:color="auto"/>
                <w:bottom w:val="none" w:sz="0" w:space="0" w:color="auto"/>
                <w:right w:val="none" w:sz="0" w:space="0" w:color="auto"/>
              </w:divBdr>
            </w:div>
            <w:div w:id="113143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63616">
      <w:bodyDiv w:val="1"/>
      <w:marLeft w:val="0"/>
      <w:marRight w:val="0"/>
      <w:marTop w:val="0"/>
      <w:marBottom w:val="0"/>
      <w:divBdr>
        <w:top w:val="none" w:sz="0" w:space="0" w:color="auto"/>
        <w:left w:val="none" w:sz="0" w:space="0" w:color="auto"/>
        <w:bottom w:val="none" w:sz="0" w:space="0" w:color="auto"/>
        <w:right w:val="none" w:sz="0" w:space="0" w:color="auto"/>
      </w:divBdr>
    </w:div>
    <w:div w:id="1659768897">
      <w:bodyDiv w:val="1"/>
      <w:marLeft w:val="0"/>
      <w:marRight w:val="0"/>
      <w:marTop w:val="0"/>
      <w:marBottom w:val="0"/>
      <w:divBdr>
        <w:top w:val="none" w:sz="0" w:space="0" w:color="auto"/>
        <w:left w:val="none" w:sz="0" w:space="0" w:color="auto"/>
        <w:bottom w:val="none" w:sz="0" w:space="0" w:color="auto"/>
        <w:right w:val="none" w:sz="0" w:space="0" w:color="auto"/>
      </w:divBdr>
    </w:div>
    <w:div w:id="1661734896">
      <w:bodyDiv w:val="1"/>
      <w:marLeft w:val="0"/>
      <w:marRight w:val="0"/>
      <w:marTop w:val="0"/>
      <w:marBottom w:val="0"/>
      <w:divBdr>
        <w:top w:val="none" w:sz="0" w:space="0" w:color="auto"/>
        <w:left w:val="none" w:sz="0" w:space="0" w:color="auto"/>
        <w:bottom w:val="none" w:sz="0" w:space="0" w:color="auto"/>
        <w:right w:val="none" w:sz="0" w:space="0" w:color="auto"/>
      </w:divBdr>
      <w:divsChild>
        <w:div w:id="969433027">
          <w:marLeft w:val="0"/>
          <w:marRight w:val="0"/>
          <w:marTop w:val="0"/>
          <w:marBottom w:val="0"/>
          <w:divBdr>
            <w:top w:val="none" w:sz="0" w:space="0" w:color="auto"/>
            <w:left w:val="none" w:sz="0" w:space="0" w:color="auto"/>
            <w:bottom w:val="none" w:sz="0" w:space="0" w:color="auto"/>
            <w:right w:val="none" w:sz="0" w:space="0" w:color="auto"/>
          </w:divBdr>
        </w:div>
      </w:divsChild>
    </w:div>
    <w:div w:id="1675957205">
      <w:bodyDiv w:val="1"/>
      <w:marLeft w:val="0"/>
      <w:marRight w:val="0"/>
      <w:marTop w:val="0"/>
      <w:marBottom w:val="0"/>
      <w:divBdr>
        <w:top w:val="none" w:sz="0" w:space="0" w:color="auto"/>
        <w:left w:val="none" w:sz="0" w:space="0" w:color="auto"/>
        <w:bottom w:val="none" w:sz="0" w:space="0" w:color="auto"/>
        <w:right w:val="none" w:sz="0" w:space="0" w:color="auto"/>
      </w:divBdr>
    </w:div>
    <w:div w:id="1687554252">
      <w:bodyDiv w:val="1"/>
      <w:marLeft w:val="0"/>
      <w:marRight w:val="0"/>
      <w:marTop w:val="0"/>
      <w:marBottom w:val="0"/>
      <w:divBdr>
        <w:top w:val="none" w:sz="0" w:space="0" w:color="auto"/>
        <w:left w:val="none" w:sz="0" w:space="0" w:color="auto"/>
        <w:bottom w:val="none" w:sz="0" w:space="0" w:color="auto"/>
        <w:right w:val="none" w:sz="0" w:space="0" w:color="auto"/>
      </w:divBdr>
      <w:divsChild>
        <w:div w:id="467864743">
          <w:marLeft w:val="0"/>
          <w:marRight w:val="0"/>
          <w:marTop w:val="0"/>
          <w:marBottom w:val="0"/>
          <w:divBdr>
            <w:top w:val="none" w:sz="0" w:space="0" w:color="auto"/>
            <w:left w:val="none" w:sz="0" w:space="0" w:color="auto"/>
            <w:bottom w:val="none" w:sz="0" w:space="0" w:color="auto"/>
            <w:right w:val="none" w:sz="0" w:space="0" w:color="auto"/>
          </w:divBdr>
        </w:div>
      </w:divsChild>
    </w:div>
    <w:div w:id="1689018106">
      <w:bodyDiv w:val="1"/>
      <w:marLeft w:val="0"/>
      <w:marRight w:val="0"/>
      <w:marTop w:val="0"/>
      <w:marBottom w:val="0"/>
      <w:divBdr>
        <w:top w:val="none" w:sz="0" w:space="0" w:color="auto"/>
        <w:left w:val="none" w:sz="0" w:space="0" w:color="auto"/>
        <w:bottom w:val="none" w:sz="0" w:space="0" w:color="auto"/>
        <w:right w:val="none" w:sz="0" w:space="0" w:color="auto"/>
      </w:divBdr>
      <w:divsChild>
        <w:div w:id="1396125378">
          <w:marLeft w:val="0"/>
          <w:marRight w:val="0"/>
          <w:marTop w:val="0"/>
          <w:marBottom w:val="0"/>
          <w:divBdr>
            <w:top w:val="none" w:sz="0" w:space="0" w:color="auto"/>
            <w:left w:val="none" w:sz="0" w:space="0" w:color="auto"/>
            <w:bottom w:val="none" w:sz="0" w:space="0" w:color="auto"/>
            <w:right w:val="none" w:sz="0" w:space="0" w:color="auto"/>
          </w:divBdr>
          <w:divsChild>
            <w:div w:id="189407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594510">
      <w:bodyDiv w:val="1"/>
      <w:marLeft w:val="0"/>
      <w:marRight w:val="0"/>
      <w:marTop w:val="0"/>
      <w:marBottom w:val="0"/>
      <w:divBdr>
        <w:top w:val="none" w:sz="0" w:space="0" w:color="auto"/>
        <w:left w:val="none" w:sz="0" w:space="0" w:color="auto"/>
        <w:bottom w:val="none" w:sz="0" w:space="0" w:color="auto"/>
        <w:right w:val="none" w:sz="0" w:space="0" w:color="auto"/>
      </w:divBdr>
      <w:divsChild>
        <w:div w:id="1224173851">
          <w:marLeft w:val="0"/>
          <w:marRight w:val="0"/>
          <w:marTop w:val="0"/>
          <w:marBottom w:val="0"/>
          <w:divBdr>
            <w:top w:val="none" w:sz="0" w:space="0" w:color="auto"/>
            <w:left w:val="none" w:sz="0" w:space="0" w:color="auto"/>
            <w:bottom w:val="none" w:sz="0" w:space="0" w:color="auto"/>
            <w:right w:val="none" w:sz="0" w:space="0" w:color="auto"/>
          </w:divBdr>
          <w:divsChild>
            <w:div w:id="674455994">
              <w:marLeft w:val="0"/>
              <w:marRight w:val="0"/>
              <w:marTop w:val="0"/>
              <w:marBottom w:val="0"/>
              <w:divBdr>
                <w:top w:val="none" w:sz="0" w:space="0" w:color="auto"/>
                <w:left w:val="none" w:sz="0" w:space="0" w:color="auto"/>
                <w:bottom w:val="none" w:sz="0" w:space="0" w:color="auto"/>
                <w:right w:val="none" w:sz="0" w:space="0" w:color="auto"/>
              </w:divBdr>
              <w:divsChild>
                <w:div w:id="205673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175598">
      <w:bodyDiv w:val="1"/>
      <w:marLeft w:val="0"/>
      <w:marRight w:val="0"/>
      <w:marTop w:val="0"/>
      <w:marBottom w:val="0"/>
      <w:divBdr>
        <w:top w:val="none" w:sz="0" w:space="0" w:color="auto"/>
        <w:left w:val="none" w:sz="0" w:space="0" w:color="auto"/>
        <w:bottom w:val="none" w:sz="0" w:space="0" w:color="auto"/>
        <w:right w:val="none" w:sz="0" w:space="0" w:color="auto"/>
      </w:divBdr>
    </w:div>
    <w:div w:id="1699160821">
      <w:bodyDiv w:val="1"/>
      <w:marLeft w:val="0"/>
      <w:marRight w:val="0"/>
      <w:marTop w:val="0"/>
      <w:marBottom w:val="0"/>
      <w:divBdr>
        <w:top w:val="none" w:sz="0" w:space="0" w:color="auto"/>
        <w:left w:val="none" w:sz="0" w:space="0" w:color="auto"/>
        <w:bottom w:val="none" w:sz="0" w:space="0" w:color="auto"/>
        <w:right w:val="none" w:sz="0" w:space="0" w:color="auto"/>
      </w:divBdr>
      <w:divsChild>
        <w:div w:id="1550190442">
          <w:marLeft w:val="0"/>
          <w:marRight w:val="0"/>
          <w:marTop w:val="0"/>
          <w:marBottom w:val="0"/>
          <w:divBdr>
            <w:top w:val="none" w:sz="0" w:space="0" w:color="auto"/>
            <w:left w:val="none" w:sz="0" w:space="0" w:color="auto"/>
            <w:bottom w:val="none" w:sz="0" w:space="0" w:color="auto"/>
            <w:right w:val="none" w:sz="0" w:space="0" w:color="auto"/>
          </w:divBdr>
          <w:divsChild>
            <w:div w:id="68116135">
              <w:marLeft w:val="0"/>
              <w:marRight w:val="0"/>
              <w:marTop w:val="0"/>
              <w:marBottom w:val="0"/>
              <w:divBdr>
                <w:top w:val="none" w:sz="0" w:space="0" w:color="auto"/>
                <w:left w:val="none" w:sz="0" w:space="0" w:color="auto"/>
                <w:bottom w:val="none" w:sz="0" w:space="0" w:color="auto"/>
                <w:right w:val="none" w:sz="0" w:space="0" w:color="auto"/>
              </w:divBdr>
              <w:divsChild>
                <w:div w:id="200411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06181">
      <w:bodyDiv w:val="1"/>
      <w:marLeft w:val="0"/>
      <w:marRight w:val="0"/>
      <w:marTop w:val="0"/>
      <w:marBottom w:val="0"/>
      <w:divBdr>
        <w:top w:val="none" w:sz="0" w:space="0" w:color="auto"/>
        <w:left w:val="none" w:sz="0" w:space="0" w:color="auto"/>
        <w:bottom w:val="none" w:sz="0" w:space="0" w:color="auto"/>
        <w:right w:val="none" w:sz="0" w:space="0" w:color="auto"/>
      </w:divBdr>
    </w:div>
    <w:div w:id="1716201112">
      <w:bodyDiv w:val="1"/>
      <w:marLeft w:val="0"/>
      <w:marRight w:val="0"/>
      <w:marTop w:val="0"/>
      <w:marBottom w:val="0"/>
      <w:divBdr>
        <w:top w:val="none" w:sz="0" w:space="0" w:color="auto"/>
        <w:left w:val="none" w:sz="0" w:space="0" w:color="auto"/>
        <w:bottom w:val="none" w:sz="0" w:space="0" w:color="auto"/>
        <w:right w:val="none" w:sz="0" w:space="0" w:color="auto"/>
      </w:divBdr>
      <w:divsChild>
        <w:div w:id="1564172908">
          <w:marLeft w:val="0"/>
          <w:marRight w:val="0"/>
          <w:marTop w:val="0"/>
          <w:marBottom w:val="0"/>
          <w:divBdr>
            <w:top w:val="none" w:sz="0" w:space="0" w:color="auto"/>
            <w:left w:val="none" w:sz="0" w:space="0" w:color="auto"/>
            <w:bottom w:val="none" w:sz="0" w:space="0" w:color="auto"/>
            <w:right w:val="none" w:sz="0" w:space="0" w:color="auto"/>
          </w:divBdr>
          <w:divsChild>
            <w:div w:id="11612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3683">
      <w:bodyDiv w:val="1"/>
      <w:marLeft w:val="0"/>
      <w:marRight w:val="0"/>
      <w:marTop w:val="0"/>
      <w:marBottom w:val="0"/>
      <w:divBdr>
        <w:top w:val="none" w:sz="0" w:space="0" w:color="auto"/>
        <w:left w:val="none" w:sz="0" w:space="0" w:color="auto"/>
        <w:bottom w:val="none" w:sz="0" w:space="0" w:color="auto"/>
        <w:right w:val="none" w:sz="0" w:space="0" w:color="auto"/>
      </w:divBdr>
    </w:div>
    <w:div w:id="1732846313">
      <w:bodyDiv w:val="1"/>
      <w:marLeft w:val="0"/>
      <w:marRight w:val="0"/>
      <w:marTop w:val="0"/>
      <w:marBottom w:val="0"/>
      <w:divBdr>
        <w:top w:val="none" w:sz="0" w:space="0" w:color="auto"/>
        <w:left w:val="none" w:sz="0" w:space="0" w:color="auto"/>
        <w:bottom w:val="none" w:sz="0" w:space="0" w:color="auto"/>
        <w:right w:val="none" w:sz="0" w:space="0" w:color="auto"/>
      </w:divBdr>
    </w:div>
    <w:div w:id="1734936277">
      <w:bodyDiv w:val="1"/>
      <w:marLeft w:val="0"/>
      <w:marRight w:val="0"/>
      <w:marTop w:val="0"/>
      <w:marBottom w:val="0"/>
      <w:divBdr>
        <w:top w:val="none" w:sz="0" w:space="0" w:color="auto"/>
        <w:left w:val="none" w:sz="0" w:space="0" w:color="auto"/>
        <w:bottom w:val="none" w:sz="0" w:space="0" w:color="auto"/>
        <w:right w:val="none" w:sz="0" w:space="0" w:color="auto"/>
      </w:divBdr>
      <w:divsChild>
        <w:div w:id="2510304">
          <w:marLeft w:val="547"/>
          <w:marRight w:val="0"/>
          <w:marTop w:val="200"/>
          <w:marBottom w:val="0"/>
          <w:divBdr>
            <w:top w:val="none" w:sz="0" w:space="0" w:color="auto"/>
            <w:left w:val="none" w:sz="0" w:space="0" w:color="auto"/>
            <w:bottom w:val="none" w:sz="0" w:space="0" w:color="auto"/>
            <w:right w:val="none" w:sz="0" w:space="0" w:color="auto"/>
          </w:divBdr>
        </w:div>
        <w:div w:id="593055858">
          <w:marLeft w:val="547"/>
          <w:marRight w:val="0"/>
          <w:marTop w:val="200"/>
          <w:marBottom w:val="0"/>
          <w:divBdr>
            <w:top w:val="none" w:sz="0" w:space="0" w:color="auto"/>
            <w:left w:val="none" w:sz="0" w:space="0" w:color="auto"/>
            <w:bottom w:val="none" w:sz="0" w:space="0" w:color="auto"/>
            <w:right w:val="none" w:sz="0" w:space="0" w:color="auto"/>
          </w:divBdr>
        </w:div>
        <w:div w:id="764115919">
          <w:marLeft w:val="547"/>
          <w:marRight w:val="0"/>
          <w:marTop w:val="200"/>
          <w:marBottom w:val="0"/>
          <w:divBdr>
            <w:top w:val="none" w:sz="0" w:space="0" w:color="auto"/>
            <w:left w:val="none" w:sz="0" w:space="0" w:color="auto"/>
            <w:bottom w:val="none" w:sz="0" w:space="0" w:color="auto"/>
            <w:right w:val="none" w:sz="0" w:space="0" w:color="auto"/>
          </w:divBdr>
        </w:div>
        <w:div w:id="856895414">
          <w:marLeft w:val="547"/>
          <w:marRight w:val="0"/>
          <w:marTop w:val="200"/>
          <w:marBottom w:val="0"/>
          <w:divBdr>
            <w:top w:val="none" w:sz="0" w:space="0" w:color="auto"/>
            <w:left w:val="none" w:sz="0" w:space="0" w:color="auto"/>
            <w:bottom w:val="none" w:sz="0" w:space="0" w:color="auto"/>
            <w:right w:val="none" w:sz="0" w:space="0" w:color="auto"/>
          </w:divBdr>
        </w:div>
        <w:div w:id="989290726">
          <w:marLeft w:val="547"/>
          <w:marRight w:val="0"/>
          <w:marTop w:val="200"/>
          <w:marBottom w:val="0"/>
          <w:divBdr>
            <w:top w:val="none" w:sz="0" w:space="0" w:color="auto"/>
            <w:left w:val="none" w:sz="0" w:space="0" w:color="auto"/>
            <w:bottom w:val="none" w:sz="0" w:space="0" w:color="auto"/>
            <w:right w:val="none" w:sz="0" w:space="0" w:color="auto"/>
          </w:divBdr>
        </w:div>
        <w:div w:id="1550533185">
          <w:marLeft w:val="547"/>
          <w:marRight w:val="0"/>
          <w:marTop w:val="200"/>
          <w:marBottom w:val="0"/>
          <w:divBdr>
            <w:top w:val="none" w:sz="0" w:space="0" w:color="auto"/>
            <w:left w:val="none" w:sz="0" w:space="0" w:color="auto"/>
            <w:bottom w:val="none" w:sz="0" w:space="0" w:color="auto"/>
            <w:right w:val="none" w:sz="0" w:space="0" w:color="auto"/>
          </w:divBdr>
        </w:div>
        <w:div w:id="1566330672">
          <w:marLeft w:val="547"/>
          <w:marRight w:val="0"/>
          <w:marTop w:val="200"/>
          <w:marBottom w:val="0"/>
          <w:divBdr>
            <w:top w:val="none" w:sz="0" w:space="0" w:color="auto"/>
            <w:left w:val="none" w:sz="0" w:space="0" w:color="auto"/>
            <w:bottom w:val="none" w:sz="0" w:space="0" w:color="auto"/>
            <w:right w:val="none" w:sz="0" w:space="0" w:color="auto"/>
          </w:divBdr>
        </w:div>
      </w:divsChild>
    </w:div>
    <w:div w:id="1745251029">
      <w:bodyDiv w:val="1"/>
      <w:marLeft w:val="0"/>
      <w:marRight w:val="0"/>
      <w:marTop w:val="0"/>
      <w:marBottom w:val="0"/>
      <w:divBdr>
        <w:top w:val="none" w:sz="0" w:space="0" w:color="auto"/>
        <w:left w:val="none" w:sz="0" w:space="0" w:color="auto"/>
        <w:bottom w:val="none" w:sz="0" w:space="0" w:color="auto"/>
        <w:right w:val="none" w:sz="0" w:space="0" w:color="auto"/>
      </w:divBdr>
      <w:divsChild>
        <w:div w:id="1586986993">
          <w:marLeft w:val="0"/>
          <w:marRight w:val="0"/>
          <w:marTop w:val="0"/>
          <w:marBottom w:val="0"/>
          <w:divBdr>
            <w:top w:val="none" w:sz="0" w:space="0" w:color="auto"/>
            <w:left w:val="none" w:sz="0" w:space="0" w:color="auto"/>
            <w:bottom w:val="none" w:sz="0" w:space="0" w:color="auto"/>
            <w:right w:val="none" w:sz="0" w:space="0" w:color="auto"/>
          </w:divBdr>
        </w:div>
      </w:divsChild>
    </w:div>
    <w:div w:id="1748962507">
      <w:bodyDiv w:val="1"/>
      <w:marLeft w:val="0"/>
      <w:marRight w:val="0"/>
      <w:marTop w:val="0"/>
      <w:marBottom w:val="0"/>
      <w:divBdr>
        <w:top w:val="none" w:sz="0" w:space="0" w:color="auto"/>
        <w:left w:val="none" w:sz="0" w:space="0" w:color="auto"/>
        <w:bottom w:val="none" w:sz="0" w:space="0" w:color="auto"/>
        <w:right w:val="none" w:sz="0" w:space="0" w:color="auto"/>
      </w:divBdr>
    </w:div>
    <w:div w:id="1757045512">
      <w:bodyDiv w:val="1"/>
      <w:marLeft w:val="0"/>
      <w:marRight w:val="0"/>
      <w:marTop w:val="0"/>
      <w:marBottom w:val="0"/>
      <w:divBdr>
        <w:top w:val="none" w:sz="0" w:space="0" w:color="auto"/>
        <w:left w:val="none" w:sz="0" w:space="0" w:color="auto"/>
        <w:bottom w:val="none" w:sz="0" w:space="0" w:color="auto"/>
        <w:right w:val="none" w:sz="0" w:space="0" w:color="auto"/>
      </w:divBdr>
      <w:divsChild>
        <w:div w:id="72163173">
          <w:marLeft w:val="0"/>
          <w:marRight w:val="0"/>
          <w:marTop w:val="0"/>
          <w:marBottom w:val="0"/>
          <w:divBdr>
            <w:top w:val="none" w:sz="0" w:space="0" w:color="auto"/>
            <w:left w:val="none" w:sz="0" w:space="0" w:color="auto"/>
            <w:bottom w:val="none" w:sz="0" w:space="0" w:color="auto"/>
            <w:right w:val="none" w:sz="0" w:space="0" w:color="auto"/>
          </w:divBdr>
          <w:divsChild>
            <w:div w:id="332758191">
              <w:marLeft w:val="0"/>
              <w:marRight w:val="0"/>
              <w:marTop w:val="0"/>
              <w:marBottom w:val="0"/>
              <w:divBdr>
                <w:top w:val="none" w:sz="0" w:space="0" w:color="auto"/>
                <w:left w:val="none" w:sz="0" w:space="0" w:color="auto"/>
                <w:bottom w:val="none" w:sz="0" w:space="0" w:color="auto"/>
                <w:right w:val="none" w:sz="0" w:space="0" w:color="auto"/>
              </w:divBdr>
              <w:divsChild>
                <w:div w:id="19737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39756">
      <w:bodyDiv w:val="1"/>
      <w:marLeft w:val="0"/>
      <w:marRight w:val="0"/>
      <w:marTop w:val="0"/>
      <w:marBottom w:val="0"/>
      <w:divBdr>
        <w:top w:val="none" w:sz="0" w:space="0" w:color="auto"/>
        <w:left w:val="none" w:sz="0" w:space="0" w:color="auto"/>
        <w:bottom w:val="none" w:sz="0" w:space="0" w:color="auto"/>
        <w:right w:val="none" w:sz="0" w:space="0" w:color="auto"/>
      </w:divBdr>
      <w:divsChild>
        <w:div w:id="1074545525">
          <w:marLeft w:val="0"/>
          <w:marRight w:val="0"/>
          <w:marTop w:val="0"/>
          <w:marBottom w:val="0"/>
          <w:divBdr>
            <w:top w:val="none" w:sz="0" w:space="0" w:color="auto"/>
            <w:left w:val="none" w:sz="0" w:space="0" w:color="auto"/>
            <w:bottom w:val="none" w:sz="0" w:space="0" w:color="auto"/>
            <w:right w:val="none" w:sz="0" w:space="0" w:color="auto"/>
          </w:divBdr>
          <w:divsChild>
            <w:div w:id="7313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123271">
      <w:bodyDiv w:val="1"/>
      <w:marLeft w:val="0"/>
      <w:marRight w:val="0"/>
      <w:marTop w:val="0"/>
      <w:marBottom w:val="0"/>
      <w:divBdr>
        <w:top w:val="none" w:sz="0" w:space="0" w:color="auto"/>
        <w:left w:val="none" w:sz="0" w:space="0" w:color="auto"/>
        <w:bottom w:val="none" w:sz="0" w:space="0" w:color="auto"/>
        <w:right w:val="none" w:sz="0" w:space="0" w:color="auto"/>
      </w:divBdr>
      <w:divsChild>
        <w:div w:id="1014303394">
          <w:marLeft w:val="0"/>
          <w:marRight w:val="0"/>
          <w:marTop w:val="0"/>
          <w:marBottom w:val="0"/>
          <w:divBdr>
            <w:top w:val="none" w:sz="0" w:space="0" w:color="auto"/>
            <w:left w:val="none" w:sz="0" w:space="0" w:color="auto"/>
            <w:bottom w:val="none" w:sz="0" w:space="0" w:color="auto"/>
            <w:right w:val="none" w:sz="0" w:space="0" w:color="auto"/>
          </w:divBdr>
          <w:divsChild>
            <w:div w:id="271328116">
              <w:marLeft w:val="0"/>
              <w:marRight w:val="0"/>
              <w:marTop w:val="0"/>
              <w:marBottom w:val="0"/>
              <w:divBdr>
                <w:top w:val="none" w:sz="0" w:space="0" w:color="auto"/>
                <w:left w:val="none" w:sz="0" w:space="0" w:color="auto"/>
                <w:bottom w:val="none" w:sz="0" w:space="0" w:color="auto"/>
                <w:right w:val="none" w:sz="0" w:space="0" w:color="auto"/>
              </w:divBdr>
              <w:divsChild>
                <w:div w:id="556163683">
                  <w:marLeft w:val="0"/>
                  <w:marRight w:val="0"/>
                  <w:marTop w:val="0"/>
                  <w:marBottom w:val="0"/>
                  <w:divBdr>
                    <w:top w:val="none" w:sz="0" w:space="0" w:color="auto"/>
                    <w:left w:val="none" w:sz="0" w:space="0" w:color="auto"/>
                    <w:bottom w:val="none" w:sz="0" w:space="0" w:color="auto"/>
                    <w:right w:val="none" w:sz="0" w:space="0" w:color="auto"/>
                  </w:divBdr>
                  <w:divsChild>
                    <w:div w:id="184975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87317">
      <w:bodyDiv w:val="1"/>
      <w:marLeft w:val="0"/>
      <w:marRight w:val="0"/>
      <w:marTop w:val="0"/>
      <w:marBottom w:val="0"/>
      <w:divBdr>
        <w:top w:val="none" w:sz="0" w:space="0" w:color="auto"/>
        <w:left w:val="none" w:sz="0" w:space="0" w:color="auto"/>
        <w:bottom w:val="none" w:sz="0" w:space="0" w:color="auto"/>
        <w:right w:val="none" w:sz="0" w:space="0" w:color="auto"/>
      </w:divBdr>
    </w:div>
    <w:div w:id="1809661742">
      <w:bodyDiv w:val="1"/>
      <w:marLeft w:val="0"/>
      <w:marRight w:val="0"/>
      <w:marTop w:val="0"/>
      <w:marBottom w:val="0"/>
      <w:divBdr>
        <w:top w:val="none" w:sz="0" w:space="0" w:color="auto"/>
        <w:left w:val="none" w:sz="0" w:space="0" w:color="auto"/>
        <w:bottom w:val="none" w:sz="0" w:space="0" w:color="auto"/>
        <w:right w:val="none" w:sz="0" w:space="0" w:color="auto"/>
      </w:divBdr>
    </w:div>
    <w:div w:id="1826504288">
      <w:bodyDiv w:val="1"/>
      <w:marLeft w:val="0"/>
      <w:marRight w:val="0"/>
      <w:marTop w:val="0"/>
      <w:marBottom w:val="0"/>
      <w:divBdr>
        <w:top w:val="none" w:sz="0" w:space="0" w:color="auto"/>
        <w:left w:val="none" w:sz="0" w:space="0" w:color="auto"/>
        <w:bottom w:val="none" w:sz="0" w:space="0" w:color="auto"/>
        <w:right w:val="none" w:sz="0" w:space="0" w:color="auto"/>
      </w:divBdr>
      <w:divsChild>
        <w:div w:id="1873766443">
          <w:marLeft w:val="0"/>
          <w:marRight w:val="0"/>
          <w:marTop w:val="0"/>
          <w:marBottom w:val="0"/>
          <w:divBdr>
            <w:top w:val="none" w:sz="0" w:space="0" w:color="auto"/>
            <w:left w:val="none" w:sz="0" w:space="0" w:color="auto"/>
            <w:bottom w:val="none" w:sz="0" w:space="0" w:color="auto"/>
            <w:right w:val="none" w:sz="0" w:space="0" w:color="auto"/>
          </w:divBdr>
          <w:divsChild>
            <w:div w:id="22580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4910">
      <w:bodyDiv w:val="1"/>
      <w:marLeft w:val="0"/>
      <w:marRight w:val="0"/>
      <w:marTop w:val="0"/>
      <w:marBottom w:val="0"/>
      <w:divBdr>
        <w:top w:val="none" w:sz="0" w:space="0" w:color="auto"/>
        <w:left w:val="none" w:sz="0" w:space="0" w:color="auto"/>
        <w:bottom w:val="none" w:sz="0" w:space="0" w:color="auto"/>
        <w:right w:val="none" w:sz="0" w:space="0" w:color="auto"/>
      </w:divBdr>
      <w:divsChild>
        <w:div w:id="270205561">
          <w:marLeft w:val="0"/>
          <w:marRight w:val="0"/>
          <w:marTop w:val="0"/>
          <w:marBottom w:val="0"/>
          <w:divBdr>
            <w:top w:val="none" w:sz="0" w:space="0" w:color="auto"/>
            <w:left w:val="none" w:sz="0" w:space="0" w:color="auto"/>
            <w:bottom w:val="none" w:sz="0" w:space="0" w:color="auto"/>
            <w:right w:val="none" w:sz="0" w:space="0" w:color="auto"/>
          </w:divBdr>
        </w:div>
      </w:divsChild>
    </w:div>
    <w:div w:id="1834838211">
      <w:bodyDiv w:val="1"/>
      <w:marLeft w:val="0"/>
      <w:marRight w:val="0"/>
      <w:marTop w:val="0"/>
      <w:marBottom w:val="0"/>
      <w:divBdr>
        <w:top w:val="none" w:sz="0" w:space="0" w:color="auto"/>
        <w:left w:val="none" w:sz="0" w:space="0" w:color="auto"/>
        <w:bottom w:val="none" w:sz="0" w:space="0" w:color="auto"/>
        <w:right w:val="none" w:sz="0" w:space="0" w:color="auto"/>
      </w:divBdr>
      <w:divsChild>
        <w:div w:id="140124732">
          <w:marLeft w:val="0"/>
          <w:marRight w:val="0"/>
          <w:marTop w:val="0"/>
          <w:marBottom w:val="0"/>
          <w:divBdr>
            <w:top w:val="none" w:sz="0" w:space="0" w:color="auto"/>
            <w:left w:val="none" w:sz="0" w:space="0" w:color="auto"/>
            <w:bottom w:val="none" w:sz="0" w:space="0" w:color="auto"/>
            <w:right w:val="none" w:sz="0" w:space="0" w:color="auto"/>
          </w:divBdr>
          <w:divsChild>
            <w:div w:id="175173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814">
      <w:bodyDiv w:val="1"/>
      <w:marLeft w:val="0"/>
      <w:marRight w:val="0"/>
      <w:marTop w:val="0"/>
      <w:marBottom w:val="0"/>
      <w:divBdr>
        <w:top w:val="none" w:sz="0" w:space="0" w:color="auto"/>
        <w:left w:val="none" w:sz="0" w:space="0" w:color="auto"/>
        <w:bottom w:val="none" w:sz="0" w:space="0" w:color="auto"/>
        <w:right w:val="none" w:sz="0" w:space="0" w:color="auto"/>
      </w:divBdr>
    </w:div>
    <w:div w:id="1838963172">
      <w:bodyDiv w:val="1"/>
      <w:marLeft w:val="0"/>
      <w:marRight w:val="0"/>
      <w:marTop w:val="0"/>
      <w:marBottom w:val="0"/>
      <w:divBdr>
        <w:top w:val="none" w:sz="0" w:space="0" w:color="auto"/>
        <w:left w:val="none" w:sz="0" w:space="0" w:color="auto"/>
        <w:bottom w:val="none" w:sz="0" w:space="0" w:color="auto"/>
        <w:right w:val="none" w:sz="0" w:space="0" w:color="auto"/>
      </w:divBdr>
      <w:divsChild>
        <w:div w:id="48965257">
          <w:marLeft w:val="547"/>
          <w:marRight w:val="0"/>
          <w:marTop w:val="200"/>
          <w:marBottom w:val="0"/>
          <w:divBdr>
            <w:top w:val="none" w:sz="0" w:space="0" w:color="auto"/>
            <w:left w:val="none" w:sz="0" w:space="0" w:color="auto"/>
            <w:bottom w:val="none" w:sz="0" w:space="0" w:color="auto"/>
            <w:right w:val="none" w:sz="0" w:space="0" w:color="auto"/>
          </w:divBdr>
        </w:div>
        <w:div w:id="356203233">
          <w:marLeft w:val="547"/>
          <w:marRight w:val="0"/>
          <w:marTop w:val="200"/>
          <w:marBottom w:val="0"/>
          <w:divBdr>
            <w:top w:val="none" w:sz="0" w:space="0" w:color="auto"/>
            <w:left w:val="none" w:sz="0" w:space="0" w:color="auto"/>
            <w:bottom w:val="none" w:sz="0" w:space="0" w:color="auto"/>
            <w:right w:val="none" w:sz="0" w:space="0" w:color="auto"/>
          </w:divBdr>
        </w:div>
        <w:div w:id="847477478">
          <w:marLeft w:val="547"/>
          <w:marRight w:val="0"/>
          <w:marTop w:val="200"/>
          <w:marBottom w:val="0"/>
          <w:divBdr>
            <w:top w:val="none" w:sz="0" w:space="0" w:color="auto"/>
            <w:left w:val="none" w:sz="0" w:space="0" w:color="auto"/>
            <w:bottom w:val="none" w:sz="0" w:space="0" w:color="auto"/>
            <w:right w:val="none" w:sz="0" w:space="0" w:color="auto"/>
          </w:divBdr>
        </w:div>
      </w:divsChild>
    </w:div>
    <w:div w:id="1839223587">
      <w:bodyDiv w:val="1"/>
      <w:marLeft w:val="0"/>
      <w:marRight w:val="0"/>
      <w:marTop w:val="0"/>
      <w:marBottom w:val="0"/>
      <w:divBdr>
        <w:top w:val="none" w:sz="0" w:space="0" w:color="auto"/>
        <w:left w:val="none" w:sz="0" w:space="0" w:color="auto"/>
        <w:bottom w:val="none" w:sz="0" w:space="0" w:color="auto"/>
        <w:right w:val="none" w:sz="0" w:space="0" w:color="auto"/>
      </w:divBdr>
      <w:divsChild>
        <w:div w:id="1665014522">
          <w:marLeft w:val="0"/>
          <w:marRight w:val="0"/>
          <w:marTop w:val="0"/>
          <w:marBottom w:val="0"/>
          <w:divBdr>
            <w:top w:val="none" w:sz="0" w:space="0" w:color="auto"/>
            <w:left w:val="none" w:sz="0" w:space="0" w:color="auto"/>
            <w:bottom w:val="none" w:sz="0" w:space="0" w:color="auto"/>
            <w:right w:val="none" w:sz="0" w:space="0" w:color="auto"/>
          </w:divBdr>
          <w:divsChild>
            <w:div w:id="1817337218">
              <w:marLeft w:val="0"/>
              <w:marRight w:val="0"/>
              <w:marTop w:val="0"/>
              <w:marBottom w:val="0"/>
              <w:divBdr>
                <w:top w:val="none" w:sz="0" w:space="0" w:color="auto"/>
                <w:left w:val="none" w:sz="0" w:space="0" w:color="auto"/>
                <w:bottom w:val="none" w:sz="0" w:space="0" w:color="auto"/>
                <w:right w:val="none" w:sz="0" w:space="0" w:color="auto"/>
              </w:divBdr>
              <w:divsChild>
                <w:div w:id="1380276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327549">
      <w:bodyDiv w:val="1"/>
      <w:marLeft w:val="0"/>
      <w:marRight w:val="0"/>
      <w:marTop w:val="0"/>
      <w:marBottom w:val="0"/>
      <w:divBdr>
        <w:top w:val="none" w:sz="0" w:space="0" w:color="auto"/>
        <w:left w:val="none" w:sz="0" w:space="0" w:color="auto"/>
        <w:bottom w:val="none" w:sz="0" w:space="0" w:color="auto"/>
        <w:right w:val="none" w:sz="0" w:space="0" w:color="auto"/>
      </w:divBdr>
    </w:div>
    <w:div w:id="1852380146">
      <w:bodyDiv w:val="1"/>
      <w:marLeft w:val="0"/>
      <w:marRight w:val="0"/>
      <w:marTop w:val="0"/>
      <w:marBottom w:val="0"/>
      <w:divBdr>
        <w:top w:val="none" w:sz="0" w:space="0" w:color="auto"/>
        <w:left w:val="none" w:sz="0" w:space="0" w:color="auto"/>
        <w:bottom w:val="none" w:sz="0" w:space="0" w:color="auto"/>
        <w:right w:val="none" w:sz="0" w:space="0" w:color="auto"/>
      </w:divBdr>
    </w:div>
    <w:div w:id="1857306254">
      <w:bodyDiv w:val="1"/>
      <w:marLeft w:val="0"/>
      <w:marRight w:val="0"/>
      <w:marTop w:val="0"/>
      <w:marBottom w:val="0"/>
      <w:divBdr>
        <w:top w:val="none" w:sz="0" w:space="0" w:color="auto"/>
        <w:left w:val="none" w:sz="0" w:space="0" w:color="auto"/>
        <w:bottom w:val="none" w:sz="0" w:space="0" w:color="auto"/>
        <w:right w:val="none" w:sz="0" w:space="0" w:color="auto"/>
      </w:divBdr>
    </w:div>
    <w:div w:id="1864900083">
      <w:bodyDiv w:val="1"/>
      <w:marLeft w:val="0"/>
      <w:marRight w:val="0"/>
      <w:marTop w:val="0"/>
      <w:marBottom w:val="0"/>
      <w:divBdr>
        <w:top w:val="none" w:sz="0" w:space="0" w:color="auto"/>
        <w:left w:val="none" w:sz="0" w:space="0" w:color="auto"/>
        <w:bottom w:val="none" w:sz="0" w:space="0" w:color="auto"/>
        <w:right w:val="none" w:sz="0" w:space="0" w:color="auto"/>
      </w:divBdr>
      <w:divsChild>
        <w:div w:id="80220578">
          <w:marLeft w:val="0"/>
          <w:marRight w:val="0"/>
          <w:marTop w:val="0"/>
          <w:marBottom w:val="0"/>
          <w:divBdr>
            <w:top w:val="none" w:sz="0" w:space="0" w:color="auto"/>
            <w:left w:val="none" w:sz="0" w:space="0" w:color="auto"/>
            <w:bottom w:val="none" w:sz="0" w:space="0" w:color="auto"/>
            <w:right w:val="none" w:sz="0" w:space="0" w:color="auto"/>
          </w:divBdr>
          <w:divsChild>
            <w:div w:id="89516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752900">
      <w:bodyDiv w:val="1"/>
      <w:marLeft w:val="0"/>
      <w:marRight w:val="0"/>
      <w:marTop w:val="0"/>
      <w:marBottom w:val="0"/>
      <w:divBdr>
        <w:top w:val="none" w:sz="0" w:space="0" w:color="auto"/>
        <w:left w:val="none" w:sz="0" w:space="0" w:color="auto"/>
        <w:bottom w:val="none" w:sz="0" w:space="0" w:color="auto"/>
        <w:right w:val="none" w:sz="0" w:space="0" w:color="auto"/>
      </w:divBdr>
      <w:divsChild>
        <w:div w:id="1440876157">
          <w:marLeft w:val="0"/>
          <w:marRight w:val="0"/>
          <w:marTop w:val="0"/>
          <w:marBottom w:val="0"/>
          <w:divBdr>
            <w:top w:val="none" w:sz="0" w:space="0" w:color="auto"/>
            <w:left w:val="none" w:sz="0" w:space="0" w:color="auto"/>
            <w:bottom w:val="none" w:sz="0" w:space="0" w:color="auto"/>
            <w:right w:val="none" w:sz="0" w:space="0" w:color="auto"/>
          </w:divBdr>
          <w:divsChild>
            <w:div w:id="101970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79986">
      <w:bodyDiv w:val="1"/>
      <w:marLeft w:val="0"/>
      <w:marRight w:val="0"/>
      <w:marTop w:val="0"/>
      <w:marBottom w:val="0"/>
      <w:divBdr>
        <w:top w:val="none" w:sz="0" w:space="0" w:color="auto"/>
        <w:left w:val="none" w:sz="0" w:space="0" w:color="auto"/>
        <w:bottom w:val="none" w:sz="0" w:space="0" w:color="auto"/>
        <w:right w:val="none" w:sz="0" w:space="0" w:color="auto"/>
      </w:divBdr>
    </w:div>
    <w:div w:id="1904638705">
      <w:bodyDiv w:val="1"/>
      <w:marLeft w:val="0"/>
      <w:marRight w:val="0"/>
      <w:marTop w:val="0"/>
      <w:marBottom w:val="0"/>
      <w:divBdr>
        <w:top w:val="none" w:sz="0" w:space="0" w:color="auto"/>
        <w:left w:val="none" w:sz="0" w:space="0" w:color="auto"/>
        <w:bottom w:val="none" w:sz="0" w:space="0" w:color="auto"/>
        <w:right w:val="none" w:sz="0" w:space="0" w:color="auto"/>
      </w:divBdr>
      <w:divsChild>
        <w:div w:id="579411583">
          <w:marLeft w:val="0"/>
          <w:marRight w:val="0"/>
          <w:marTop w:val="0"/>
          <w:marBottom w:val="0"/>
          <w:divBdr>
            <w:top w:val="none" w:sz="0" w:space="0" w:color="auto"/>
            <w:left w:val="none" w:sz="0" w:space="0" w:color="auto"/>
            <w:bottom w:val="none" w:sz="0" w:space="0" w:color="auto"/>
            <w:right w:val="none" w:sz="0" w:space="0" w:color="auto"/>
          </w:divBdr>
        </w:div>
      </w:divsChild>
    </w:div>
    <w:div w:id="1929149249">
      <w:bodyDiv w:val="1"/>
      <w:marLeft w:val="0"/>
      <w:marRight w:val="0"/>
      <w:marTop w:val="0"/>
      <w:marBottom w:val="0"/>
      <w:divBdr>
        <w:top w:val="none" w:sz="0" w:space="0" w:color="auto"/>
        <w:left w:val="none" w:sz="0" w:space="0" w:color="auto"/>
        <w:bottom w:val="none" w:sz="0" w:space="0" w:color="auto"/>
        <w:right w:val="none" w:sz="0" w:space="0" w:color="auto"/>
      </w:divBdr>
      <w:divsChild>
        <w:div w:id="541286229">
          <w:marLeft w:val="547"/>
          <w:marRight w:val="0"/>
          <w:marTop w:val="0"/>
          <w:marBottom w:val="0"/>
          <w:divBdr>
            <w:top w:val="none" w:sz="0" w:space="0" w:color="auto"/>
            <w:left w:val="none" w:sz="0" w:space="0" w:color="auto"/>
            <w:bottom w:val="none" w:sz="0" w:space="0" w:color="auto"/>
            <w:right w:val="none" w:sz="0" w:space="0" w:color="auto"/>
          </w:divBdr>
        </w:div>
        <w:div w:id="694617953">
          <w:marLeft w:val="547"/>
          <w:marRight w:val="0"/>
          <w:marTop w:val="0"/>
          <w:marBottom w:val="0"/>
          <w:divBdr>
            <w:top w:val="none" w:sz="0" w:space="0" w:color="auto"/>
            <w:left w:val="none" w:sz="0" w:space="0" w:color="auto"/>
            <w:bottom w:val="none" w:sz="0" w:space="0" w:color="auto"/>
            <w:right w:val="none" w:sz="0" w:space="0" w:color="auto"/>
          </w:divBdr>
        </w:div>
        <w:div w:id="1270236092">
          <w:marLeft w:val="547"/>
          <w:marRight w:val="0"/>
          <w:marTop w:val="0"/>
          <w:marBottom w:val="0"/>
          <w:divBdr>
            <w:top w:val="none" w:sz="0" w:space="0" w:color="auto"/>
            <w:left w:val="none" w:sz="0" w:space="0" w:color="auto"/>
            <w:bottom w:val="none" w:sz="0" w:space="0" w:color="auto"/>
            <w:right w:val="none" w:sz="0" w:space="0" w:color="auto"/>
          </w:divBdr>
        </w:div>
      </w:divsChild>
    </w:div>
    <w:div w:id="1939557499">
      <w:bodyDiv w:val="1"/>
      <w:marLeft w:val="0"/>
      <w:marRight w:val="0"/>
      <w:marTop w:val="0"/>
      <w:marBottom w:val="0"/>
      <w:divBdr>
        <w:top w:val="none" w:sz="0" w:space="0" w:color="auto"/>
        <w:left w:val="none" w:sz="0" w:space="0" w:color="auto"/>
        <w:bottom w:val="none" w:sz="0" w:space="0" w:color="auto"/>
        <w:right w:val="none" w:sz="0" w:space="0" w:color="auto"/>
      </w:divBdr>
      <w:divsChild>
        <w:div w:id="1959946624">
          <w:marLeft w:val="0"/>
          <w:marRight w:val="0"/>
          <w:marTop w:val="0"/>
          <w:marBottom w:val="0"/>
          <w:divBdr>
            <w:top w:val="none" w:sz="0" w:space="0" w:color="auto"/>
            <w:left w:val="none" w:sz="0" w:space="0" w:color="auto"/>
            <w:bottom w:val="none" w:sz="0" w:space="0" w:color="auto"/>
            <w:right w:val="none" w:sz="0" w:space="0" w:color="auto"/>
          </w:divBdr>
          <w:divsChild>
            <w:div w:id="112087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805252">
      <w:bodyDiv w:val="1"/>
      <w:marLeft w:val="0"/>
      <w:marRight w:val="0"/>
      <w:marTop w:val="0"/>
      <w:marBottom w:val="0"/>
      <w:divBdr>
        <w:top w:val="none" w:sz="0" w:space="0" w:color="auto"/>
        <w:left w:val="none" w:sz="0" w:space="0" w:color="auto"/>
        <w:bottom w:val="none" w:sz="0" w:space="0" w:color="auto"/>
        <w:right w:val="none" w:sz="0" w:space="0" w:color="auto"/>
      </w:divBdr>
    </w:div>
    <w:div w:id="1975258878">
      <w:bodyDiv w:val="1"/>
      <w:marLeft w:val="0"/>
      <w:marRight w:val="0"/>
      <w:marTop w:val="0"/>
      <w:marBottom w:val="0"/>
      <w:divBdr>
        <w:top w:val="none" w:sz="0" w:space="0" w:color="auto"/>
        <w:left w:val="none" w:sz="0" w:space="0" w:color="auto"/>
        <w:bottom w:val="none" w:sz="0" w:space="0" w:color="auto"/>
        <w:right w:val="none" w:sz="0" w:space="0" w:color="auto"/>
      </w:divBdr>
      <w:divsChild>
        <w:div w:id="1882862385">
          <w:marLeft w:val="0"/>
          <w:marRight w:val="0"/>
          <w:marTop w:val="0"/>
          <w:marBottom w:val="0"/>
          <w:divBdr>
            <w:top w:val="none" w:sz="0" w:space="0" w:color="auto"/>
            <w:left w:val="none" w:sz="0" w:space="0" w:color="auto"/>
            <w:bottom w:val="none" w:sz="0" w:space="0" w:color="auto"/>
            <w:right w:val="none" w:sz="0" w:space="0" w:color="auto"/>
          </w:divBdr>
          <w:divsChild>
            <w:div w:id="207534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12206">
      <w:bodyDiv w:val="1"/>
      <w:marLeft w:val="0"/>
      <w:marRight w:val="0"/>
      <w:marTop w:val="0"/>
      <w:marBottom w:val="0"/>
      <w:divBdr>
        <w:top w:val="none" w:sz="0" w:space="0" w:color="auto"/>
        <w:left w:val="none" w:sz="0" w:space="0" w:color="auto"/>
        <w:bottom w:val="none" w:sz="0" w:space="0" w:color="auto"/>
        <w:right w:val="none" w:sz="0" w:space="0" w:color="auto"/>
      </w:divBdr>
    </w:div>
    <w:div w:id="2028748608">
      <w:bodyDiv w:val="1"/>
      <w:marLeft w:val="0"/>
      <w:marRight w:val="0"/>
      <w:marTop w:val="0"/>
      <w:marBottom w:val="0"/>
      <w:divBdr>
        <w:top w:val="none" w:sz="0" w:space="0" w:color="auto"/>
        <w:left w:val="none" w:sz="0" w:space="0" w:color="auto"/>
        <w:bottom w:val="none" w:sz="0" w:space="0" w:color="auto"/>
        <w:right w:val="none" w:sz="0" w:space="0" w:color="auto"/>
      </w:divBdr>
    </w:div>
    <w:div w:id="2048943999">
      <w:bodyDiv w:val="1"/>
      <w:marLeft w:val="0"/>
      <w:marRight w:val="0"/>
      <w:marTop w:val="0"/>
      <w:marBottom w:val="0"/>
      <w:divBdr>
        <w:top w:val="none" w:sz="0" w:space="0" w:color="auto"/>
        <w:left w:val="none" w:sz="0" w:space="0" w:color="auto"/>
        <w:bottom w:val="none" w:sz="0" w:space="0" w:color="auto"/>
        <w:right w:val="none" w:sz="0" w:space="0" w:color="auto"/>
      </w:divBdr>
      <w:divsChild>
        <w:div w:id="837694617">
          <w:marLeft w:val="0"/>
          <w:marRight w:val="0"/>
          <w:marTop w:val="0"/>
          <w:marBottom w:val="0"/>
          <w:divBdr>
            <w:top w:val="none" w:sz="0" w:space="0" w:color="auto"/>
            <w:left w:val="none" w:sz="0" w:space="0" w:color="auto"/>
            <w:bottom w:val="none" w:sz="0" w:space="0" w:color="auto"/>
            <w:right w:val="none" w:sz="0" w:space="0" w:color="auto"/>
          </w:divBdr>
        </w:div>
      </w:divsChild>
    </w:div>
    <w:div w:id="2050179664">
      <w:bodyDiv w:val="1"/>
      <w:marLeft w:val="0"/>
      <w:marRight w:val="0"/>
      <w:marTop w:val="0"/>
      <w:marBottom w:val="0"/>
      <w:divBdr>
        <w:top w:val="none" w:sz="0" w:space="0" w:color="auto"/>
        <w:left w:val="none" w:sz="0" w:space="0" w:color="auto"/>
        <w:bottom w:val="none" w:sz="0" w:space="0" w:color="auto"/>
        <w:right w:val="none" w:sz="0" w:space="0" w:color="auto"/>
      </w:divBdr>
    </w:div>
    <w:div w:id="2072803918">
      <w:bodyDiv w:val="1"/>
      <w:marLeft w:val="0"/>
      <w:marRight w:val="0"/>
      <w:marTop w:val="0"/>
      <w:marBottom w:val="0"/>
      <w:divBdr>
        <w:top w:val="none" w:sz="0" w:space="0" w:color="auto"/>
        <w:left w:val="none" w:sz="0" w:space="0" w:color="auto"/>
        <w:bottom w:val="none" w:sz="0" w:space="0" w:color="auto"/>
        <w:right w:val="none" w:sz="0" w:space="0" w:color="auto"/>
      </w:divBdr>
      <w:divsChild>
        <w:div w:id="40136218">
          <w:marLeft w:val="0"/>
          <w:marRight w:val="0"/>
          <w:marTop w:val="0"/>
          <w:marBottom w:val="0"/>
          <w:divBdr>
            <w:top w:val="none" w:sz="0" w:space="0" w:color="auto"/>
            <w:left w:val="none" w:sz="0" w:space="0" w:color="auto"/>
            <w:bottom w:val="none" w:sz="0" w:space="0" w:color="auto"/>
            <w:right w:val="none" w:sz="0" w:space="0" w:color="auto"/>
          </w:divBdr>
          <w:divsChild>
            <w:div w:id="191774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175109">
      <w:bodyDiv w:val="1"/>
      <w:marLeft w:val="0"/>
      <w:marRight w:val="0"/>
      <w:marTop w:val="0"/>
      <w:marBottom w:val="0"/>
      <w:divBdr>
        <w:top w:val="none" w:sz="0" w:space="0" w:color="auto"/>
        <w:left w:val="none" w:sz="0" w:space="0" w:color="auto"/>
        <w:bottom w:val="none" w:sz="0" w:space="0" w:color="auto"/>
        <w:right w:val="none" w:sz="0" w:space="0" w:color="auto"/>
      </w:divBdr>
      <w:divsChild>
        <w:div w:id="1489904495">
          <w:marLeft w:val="0"/>
          <w:marRight w:val="0"/>
          <w:marTop w:val="0"/>
          <w:marBottom w:val="0"/>
          <w:divBdr>
            <w:top w:val="none" w:sz="0" w:space="0" w:color="auto"/>
            <w:left w:val="none" w:sz="0" w:space="0" w:color="auto"/>
            <w:bottom w:val="none" w:sz="0" w:space="0" w:color="auto"/>
            <w:right w:val="none" w:sz="0" w:space="0" w:color="auto"/>
          </w:divBdr>
          <w:divsChild>
            <w:div w:id="59417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9476">
      <w:bodyDiv w:val="1"/>
      <w:marLeft w:val="0"/>
      <w:marRight w:val="0"/>
      <w:marTop w:val="0"/>
      <w:marBottom w:val="0"/>
      <w:divBdr>
        <w:top w:val="none" w:sz="0" w:space="0" w:color="auto"/>
        <w:left w:val="none" w:sz="0" w:space="0" w:color="auto"/>
        <w:bottom w:val="none" w:sz="0" w:space="0" w:color="auto"/>
        <w:right w:val="none" w:sz="0" w:space="0" w:color="auto"/>
      </w:divBdr>
      <w:divsChild>
        <w:div w:id="330909564">
          <w:marLeft w:val="547"/>
          <w:marRight w:val="0"/>
          <w:marTop w:val="200"/>
          <w:marBottom w:val="0"/>
          <w:divBdr>
            <w:top w:val="none" w:sz="0" w:space="0" w:color="auto"/>
            <w:left w:val="none" w:sz="0" w:space="0" w:color="auto"/>
            <w:bottom w:val="none" w:sz="0" w:space="0" w:color="auto"/>
            <w:right w:val="none" w:sz="0" w:space="0" w:color="auto"/>
          </w:divBdr>
        </w:div>
      </w:divsChild>
    </w:div>
    <w:div w:id="2102098811">
      <w:bodyDiv w:val="1"/>
      <w:marLeft w:val="0"/>
      <w:marRight w:val="0"/>
      <w:marTop w:val="0"/>
      <w:marBottom w:val="0"/>
      <w:divBdr>
        <w:top w:val="none" w:sz="0" w:space="0" w:color="auto"/>
        <w:left w:val="none" w:sz="0" w:space="0" w:color="auto"/>
        <w:bottom w:val="none" w:sz="0" w:space="0" w:color="auto"/>
        <w:right w:val="none" w:sz="0" w:space="0" w:color="auto"/>
      </w:divBdr>
    </w:div>
    <w:div w:id="2109154829">
      <w:bodyDiv w:val="1"/>
      <w:marLeft w:val="0"/>
      <w:marRight w:val="0"/>
      <w:marTop w:val="0"/>
      <w:marBottom w:val="0"/>
      <w:divBdr>
        <w:top w:val="none" w:sz="0" w:space="0" w:color="auto"/>
        <w:left w:val="none" w:sz="0" w:space="0" w:color="auto"/>
        <w:bottom w:val="none" w:sz="0" w:space="0" w:color="auto"/>
        <w:right w:val="none" w:sz="0" w:space="0" w:color="auto"/>
      </w:divBdr>
      <w:divsChild>
        <w:div w:id="1123232767">
          <w:marLeft w:val="0"/>
          <w:marRight w:val="0"/>
          <w:marTop w:val="0"/>
          <w:marBottom w:val="0"/>
          <w:divBdr>
            <w:top w:val="none" w:sz="0" w:space="0" w:color="auto"/>
            <w:left w:val="none" w:sz="0" w:space="0" w:color="auto"/>
            <w:bottom w:val="none" w:sz="0" w:space="0" w:color="auto"/>
            <w:right w:val="none" w:sz="0" w:space="0" w:color="auto"/>
          </w:divBdr>
          <w:divsChild>
            <w:div w:id="21328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53666">
      <w:bodyDiv w:val="1"/>
      <w:marLeft w:val="0"/>
      <w:marRight w:val="0"/>
      <w:marTop w:val="0"/>
      <w:marBottom w:val="0"/>
      <w:divBdr>
        <w:top w:val="none" w:sz="0" w:space="0" w:color="auto"/>
        <w:left w:val="none" w:sz="0" w:space="0" w:color="auto"/>
        <w:bottom w:val="none" w:sz="0" w:space="0" w:color="auto"/>
        <w:right w:val="none" w:sz="0" w:space="0" w:color="auto"/>
      </w:divBdr>
    </w:div>
    <w:div w:id="2128305269">
      <w:bodyDiv w:val="1"/>
      <w:marLeft w:val="0"/>
      <w:marRight w:val="0"/>
      <w:marTop w:val="0"/>
      <w:marBottom w:val="0"/>
      <w:divBdr>
        <w:top w:val="none" w:sz="0" w:space="0" w:color="auto"/>
        <w:left w:val="none" w:sz="0" w:space="0" w:color="auto"/>
        <w:bottom w:val="none" w:sz="0" w:space="0" w:color="auto"/>
        <w:right w:val="none" w:sz="0" w:space="0" w:color="auto"/>
      </w:divBdr>
      <w:divsChild>
        <w:div w:id="410204444">
          <w:marLeft w:val="0"/>
          <w:marRight w:val="0"/>
          <w:marTop w:val="0"/>
          <w:marBottom w:val="0"/>
          <w:divBdr>
            <w:top w:val="none" w:sz="0" w:space="0" w:color="auto"/>
            <w:left w:val="none" w:sz="0" w:space="0" w:color="auto"/>
            <w:bottom w:val="none" w:sz="0" w:space="0" w:color="auto"/>
            <w:right w:val="none" w:sz="0" w:space="0" w:color="auto"/>
          </w:divBdr>
          <w:divsChild>
            <w:div w:id="315650487">
              <w:marLeft w:val="0"/>
              <w:marRight w:val="0"/>
              <w:marTop w:val="0"/>
              <w:marBottom w:val="0"/>
              <w:divBdr>
                <w:top w:val="none" w:sz="0" w:space="0" w:color="auto"/>
                <w:left w:val="none" w:sz="0" w:space="0" w:color="auto"/>
                <w:bottom w:val="none" w:sz="0" w:space="0" w:color="auto"/>
                <w:right w:val="none" w:sz="0" w:space="0" w:color="auto"/>
              </w:divBdr>
              <w:divsChild>
                <w:div w:id="8915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3767778">
      <w:bodyDiv w:val="1"/>
      <w:marLeft w:val="0"/>
      <w:marRight w:val="0"/>
      <w:marTop w:val="0"/>
      <w:marBottom w:val="0"/>
      <w:divBdr>
        <w:top w:val="none" w:sz="0" w:space="0" w:color="auto"/>
        <w:left w:val="none" w:sz="0" w:space="0" w:color="auto"/>
        <w:bottom w:val="none" w:sz="0" w:space="0" w:color="auto"/>
        <w:right w:val="none" w:sz="0" w:space="0" w:color="auto"/>
      </w:divBdr>
      <w:divsChild>
        <w:div w:id="522014872">
          <w:marLeft w:val="0"/>
          <w:marRight w:val="0"/>
          <w:marTop w:val="0"/>
          <w:marBottom w:val="0"/>
          <w:divBdr>
            <w:top w:val="none" w:sz="0" w:space="0" w:color="auto"/>
            <w:left w:val="none" w:sz="0" w:space="0" w:color="auto"/>
            <w:bottom w:val="none" w:sz="0" w:space="0" w:color="auto"/>
            <w:right w:val="none" w:sz="0" w:space="0" w:color="auto"/>
          </w:divBdr>
          <w:divsChild>
            <w:div w:id="6479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6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epochconverter.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xtremeportal.force.com/ExtrArticleDetail?an=000102173" TargetMode="External"/><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api.extremecloudiq.com/" TargetMode="External"/><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en-us/troubleshoot/windows-server/identity/useraccountcontrol-manipulate-account-properties"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developer.extremecloudiq.com/"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32FEFA-8A81-9040-B950-28C39EEDAA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18</Pages>
  <Words>4704</Words>
  <Characters>26816</Characters>
  <Application>Microsoft Office Word</Application>
  <DocSecurity>0</DocSecurity>
  <Lines>223</Lines>
  <Paragraphs>62</Paragraphs>
  <ScaleCrop>false</ScaleCrop>
  <Company/>
  <LinksUpToDate>false</LinksUpToDate>
  <CharactersWithSpaces>31458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Rieben</dc:creator>
  <cp:keywords/>
  <dc:description/>
  <cp:lastModifiedBy>Tim Smith</cp:lastModifiedBy>
  <cp:revision>46</cp:revision>
  <cp:lastPrinted>2021-10-21T23:45:00Z</cp:lastPrinted>
  <dcterms:created xsi:type="dcterms:W3CDTF">2022-02-03T17:09:00Z</dcterms:created>
  <dcterms:modified xsi:type="dcterms:W3CDTF">2022-02-07T20:15:00Z</dcterms:modified>
</cp:coreProperties>
</file>